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5523"/>
        <w:gridCol w:w="2150"/>
      </w:tblGrid>
      <w:tr w:rsidR="00E74B6A" w14:paraId="29CDD3C2" w14:textId="77777777" w:rsidTr="00E74B6A">
        <w:tc>
          <w:tcPr>
            <w:tcW w:w="2108" w:type="dxa"/>
          </w:tcPr>
          <w:p w14:paraId="640FCC6E" w14:textId="77777777" w:rsidR="009E579C"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414B4C99" wp14:editId="00C65BEF">
                  <wp:extent cx="1201981" cy="1228299"/>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972" w:type="dxa"/>
          </w:tcPr>
          <w:p w14:paraId="4D22862E" w14:textId="77777777" w:rsid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rPr>
            </w:pPr>
            <w:r w:rsidRPr="00E74B6A">
              <w:rPr>
                <w:b/>
                <w:bCs/>
              </w:rPr>
              <w:t>ΕΛΛΗΝΙΚΗ ΔΗΜΟΚΡΑΤΙΑ</w:t>
            </w:r>
            <w:r w:rsidRPr="00E74B6A">
              <w:rPr>
                <w:b/>
                <w:bCs/>
              </w:rPr>
              <w:br/>
              <w:t>ΠΑΝΕΠΙΣΤΗΜΙΟ ΔΥΤΙΚΗΣ ΜΑΚΕΔΟΝΙΑΣ</w:t>
            </w:r>
          </w:p>
          <w:p w14:paraId="408273F8" w14:textId="77777777" w:rsidR="00E74B6A" w:rsidRP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rPr>
            </w:pPr>
            <w:r>
              <w:rPr>
                <w:b/>
                <w:bCs/>
              </w:rPr>
              <w:t>ΠΟΛΥΤΕΝΧΙΚΗ ΣΧΟΛΗ</w:t>
            </w:r>
            <w:r>
              <w:rPr>
                <w:b/>
                <w:bCs/>
              </w:rPr>
              <w:br/>
              <w:t>ΤΜΗΜΑ ΗΛΕΚΤΡΟΛΟΓΩΝ ΜΗΧΑΝΙΚΩΝ &amp; ΜΗΧΑΝΙΚΩΝ ΥΠΟΛΟΓΙΣΤΩΝ</w:t>
            </w:r>
          </w:p>
        </w:tc>
        <w:tc>
          <w:tcPr>
            <w:tcW w:w="1701" w:type="dxa"/>
          </w:tcPr>
          <w:p w14:paraId="67A7C217" w14:textId="77777777" w:rsidR="009E579C" w:rsidRDefault="00E74B6A">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54C19BD7" wp14:editId="228473E8">
                  <wp:extent cx="1228090" cy="122809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5841866D" w14:textId="77777777" w:rsidR="00FD3926" w:rsidRDefault="00FD3926">
      <w:pPr>
        <w:pStyle w:val="a0"/>
      </w:pPr>
    </w:p>
    <w:p w14:paraId="4AE64C44" w14:textId="77777777" w:rsidR="00C10E4E" w:rsidRDefault="00C10E4E">
      <w:pPr>
        <w:pStyle w:val="a0"/>
      </w:pPr>
    </w:p>
    <w:p w14:paraId="7233DF46" w14:textId="7E988BD2" w:rsidR="00FD3926" w:rsidRPr="00C10E4E" w:rsidRDefault="003A3145" w:rsidP="00C10E4E">
      <w:pPr>
        <w:pStyle w:val="a1"/>
        <w:ind w:firstLine="720"/>
        <w:jc w:val="left"/>
        <w:rPr>
          <w:rFonts w:ascii="Play" w:eastAsia="Play" w:hAnsi="Play" w:cs="Play"/>
          <w:b w:val="0"/>
          <w:bCs w:val="0"/>
          <w:color w:val="000000"/>
          <w:sz w:val="24"/>
          <w:szCs w:val="24"/>
        </w:rPr>
      </w:pPr>
      <w:commentRangeStart w:id="0"/>
      <w:commentRangeEnd w:id="0"/>
      <w:r>
        <w:rPr>
          <w:rStyle w:val="CommentReference"/>
          <w:rFonts w:ascii="Times New Roman" w:hAnsi="Times New Roman" w:cs="Times New Roman"/>
          <w:b w:val="0"/>
          <w:bCs w:val="0"/>
          <w:color w:val="auto"/>
          <w:shd w:val="clear" w:color="auto" w:fill="auto"/>
          <w:lang w:val="en-US" w:eastAsia="en-US"/>
          <w14:textOutline w14:w="0" w14:cap="rnd" w14:cmpd="sng" w14:algn="ctr">
            <w14:noFill/>
            <w14:prstDash w14:val="solid"/>
            <w14:bevel/>
          </w14:textOutline>
        </w:rPr>
        <w:commentReference w:id="0"/>
      </w:r>
      <w:r w:rsidR="00C10E4E">
        <w:rPr>
          <w:rFonts w:ascii="Play" w:hAnsi="Play"/>
        </w:rPr>
        <w:t>Αυτόματη δημιουργία λεζάντας σε εικόνες</w:t>
      </w:r>
    </w:p>
    <w:p w14:paraId="46B2775C" w14:textId="5D725387" w:rsidR="00FD3926" w:rsidRDefault="001125C7">
      <w:pPr>
        <w:pStyle w:val="a0"/>
      </w:pPr>
      <w:r>
        <w:rPr>
          <w:rFonts w:eastAsia="Arial Unicode MS" w:cs="Arial Unicode MS"/>
        </w:rPr>
        <w:t>ΕΙΔΙΚΗ</w:t>
      </w:r>
      <w:r w:rsidR="009717E1">
        <w:rPr>
          <w:rFonts w:eastAsia="Arial Unicode MS" w:cs="Arial Unicode MS"/>
        </w:rPr>
        <w:t xml:space="preserve"> ΕΡΓΑΣΙΑ</w:t>
      </w:r>
    </w:p>
    <w:p w14:paraId="4799DF16" w14:textId="77777777" w:rsidR="00FD3926" w:rsidRDefault="009717E1">
      <w:pPr>
        <w:pStyle w:val="a0"/>
      </w:pPr>
      <w:r>
        <w:rPr>
          <w:noProof/>
        </w:rPr>
        <w:drawing>
          <wp:inline distT="0" distB="0" distL="0" distR="0" wp14:anchorId="4E5F4054" wp14:editId="3733C76F">
            <wp:extent cx="1104900" cy="1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1image50916032.png"/>
                    <pic:cNvPicPr>
                      <a:picLocks noChangeAspect="1"/>
                    </pic:cNvPicPr>
                  </pic:nvPicPr>
                  <pic:blipFill>
                    <a:blip r:embed="rId14"/>
                    <a:stretch>
                      <a:fillRect/>
                    </a:stretch>
                  </pic:blipFill>
                  <pic:spPr>
                    <a:xfrm>
                      <a:off x="0" y="0"/>
                      <a:ext cx="1104900" cy="12700"/>
                    </a:xfrm>
                    <a:prstGeom prst="rect">
                      <a:avLst/>
                    </a:prstGeom>
                    <a:ln w="12700" cap="flat">
                      <a:noFill/>
                      <a:miter lim="400000"/>
                    </a:ln>
                    <a:effectLst/>
                  </pic:spPr>
                </pic:pic>
              </a:graphicData>
            </a:graphic>
          </wp:inline>
        </w:drawing>
      </w:r>
    </w:p>
    <w:p w14:paraId="75102096" w14:textId="5FFC4C7A" w:rsidR="00FD3926" w:rsidRDefault="009717E1">
      <w:pPr>
        <w:pStyle w:val="a0"/>
        <w:rPr>
          <w:sz w:val="24"/>
          <w:szCs w:val="24"/>
        </w:rPr>
      </w:pPr>
      <w:r>
        <w:rPr>
          <w:rFonts w:eastAsia="Arial Unicode MS" w:cs="Arial Unicode MS"/>
        </w:rPr>
        <w:t>του</w:t>
      </w:r>
    </w:p>
    <w:p w14:paraId="06BF1348" w14:textId="035BEDA1" w:rsidR="00FD3926" w:rsidRDefault="001125C7">
      <w:pPr>
        <w:pStyle w:val="a0"/>
        <w:rPr>
          <w:sz w:val="24"/>
          <w:szCs w:val="24"/>
        </w:rPr>
      </w:pPr>
      <w:commentRangeStart w:id="1"/>
      <w:r>
        <w:rPr>
          <w:b/>
          <w:bCs/>
          <w:sz w:val="32"/>
          <w:szCs w:val="32"/>
        </w:rPr>
        <w:t>ΚΩΝΣΤΑΝΤΙΝΟ</w:t>
      </w:r>
      <w:r w:rsidR="002D2409">
        <w:rPr>
          <w:b/>
          <w:bCs/>
          <w:sz w:val="32"/>
          <w:szCs w:val="32"/>
        </w:rPr>
        <w:t>Υ</w:t>
      </w:r>
      <w:r>
        <w:rPr>
          <w:b/>
          <w:bCs/>
          <w:sz w:val="32"/>
          <w:szCs w:val="32"/>
        </w:rPr>
        <w:t xml:space="preserve"> ΠΑΛΕΓΚΑ</w:t>
      </w:r>
      <w:commentRangeEnd w:id="1"/>
      <w:r w:rsidR="003A3145">
        <w:rPr>
          <w:rStyle w:val="CommentReference"/>
          <w:rFonts w:ascii="Times New Roman" w:eastAsia="Arial Unicode MS" w:hAnsi="Times New Roman" w:cs="Times New Roman"/>
          <w:color w:val="auto"/>
          <w:shd w:val="clear" w:color="auto" w:fill="auto"/>
          <w:lang w:val="en-US" w:eastAsia="en-US"/>
          <w14:textOutline w14:w="0" w14:cap="rnd" w14:cmpd="sng" w14:algn="ctr">
            <w14:noFill/>
            <w14:prstDash w14:val="solid"/>
            <w14:bevel/>
          </w14:textOutline>
        </w:rPr>
        <w:commentReference w:id="1"/>
      </w:r>
    </w:p>
    <w:p w14:paraId="6B535D23" w14:textId="078E006F" w:rsidR="00FD3926" w:rsidRDefault="00C10E4E">
      <w:pPr>
        <w:pStyle w:val="a0"/>
        <w:rPr>
          <w:sz w:val="24"/>
          <w:szCs w:val="24"/>
        </w:rPr>
      </w:pPr>
      <w:r>
        <w:rPr>
          <w:b/>
          <w:bCs/>
          <w:sz w:val="32"/>
          <w:szCs w:val="32"/>
        </w:rPr>
        <w:t>ΑΜ:1530</w:t>
      </w:r>
    </w:p>
    <w:p w14:paraId="7828F974" w14:textId="77777777" w:rsidR="00FD3926" w:rsidRDefault="00FD3926">
      <w:pPr>
        <w:pStyle w:val="a0"/>
        <w:rPr>
          <w:sz w:val="24"/>
          <w:szCs w:val="24"/>
        </w:rPr>
      </w:pPr>
    </w:p>
    <w:p w14:paraId="56F6CD27" w14:textId="77777777" w:rsidR="00FD3926" w:rsidRDefault="000C5962">
      <w:pPr>
        <w:pStyle w:val="a0"/>
        <w:rPr>
          <w:sz w:val="24"/>
          <w:szCs w:val="24"/>
        </w:rPr>
      </w:pPr>
      <w:r>
        <w:rPr>
          <w:noProof/>
        </w:rPr>
        <w:drawing>
          <wp:anchor distT="152400" distB="152400" distL="152400" distR="152400" simplePos="0" relativeHeight="251658239" behindDoc="1" locked="0" layoutInCell="1" allowOverlap="1" wp14:anchorId="5876BCE6" wp14:editId="1C41D4FD">
            <wp:simplePos x="0" y="0"/>
            <wp:positionH relativeFrom="margin">
              <wp:posOffset>1064895</wp:posOffset>
            </wp:positionH>
            <wp:positionV relativeFrom="line">
              <wp:posOffset>31115</wp:posOffset>
            </wp:positionV>
            <wp:extent cx="6239578" cy="6144557"/>
            <wp:effectExtent l="114300" t="114300" r="161290" b="23749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5">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292E4E" w14:textId="77777777" w:rsidR="00FD3926" w:rsidRDefault="00FD3926">
      <w:pPr>
        <w:pStyle w:val="a0"/>
      </w:pPr>
    </w:p>
    <w:p w14:paraId="27E237B6" w14:textId="566740A9" w:rsidR="00FD3926" w:rsidRDefault="00C10E4E">
      <w:pPr>
        <w:pStyle w:val="a0"/>
      </w:pPr>
      <w:r>
        <w:rPr>
          <w:rFonts w:eastAsia="Arial Unicode MS" w:cs="Arial Unicode MS"/>
          <w:b/>
          <w:bCs/>
          <w:sz w:val="29"/>
          <w:szCs w:val="29"/>
        </w:rPr>
        <w:t>Επιβλέπων</w:t>
      </w:r>
      <w:r w:rsidR="009717E1">
        <w:rPr>
          <w:rFonts w:eastAsia="Arial Unicode MS" w:cs="Arial Unicode MS"/>
          <w:b/>
          <w:bCs/>
          <w:sz w:val="29"/>
          <w:szCs w:val="29"/>
        </w:rPr>
        <w:t xml:space="preserve">: </w:t>
      </w:r>
      <w:r w:rsidRPr="00C10E4E">
        <w:rPr>
          <w:rFonts w:eastAsia="Arial Unicode MS" w:cs="Arial Unicode MS"/>
          <w:sz w:val="29"/>
          <w:szCs w:val="29"/>
        </w:rPr>
        <w:t>Νικόλαος</w:t>
      </w:r>
      <w:r>
        <w:rPr>
          <w:rFonts w:eastAsia="Arial Unicode MS" w:cs="Arial Unicode MS"/>
        </w:rPr>
        <w:t xml:space="preserve"> </w:t>
      </w:r>
      <w:r w:rsidR="001125C7">
        <w:rPr>
          <w:rFonts w:eastAsia="Arial Unicode MS" w:cs="Arial Unicode MS"/>
        </w:rPr>
        <w:t>Πλόσκας</w:t>
      </w:r>
      <w:del w:id="2" w:author="NIKOLAOS PLOSKAS" w:date="2023-08-30T18:55:00Z">
        <w:r w:rsidR="001125C7" w:rsidDel="003A3145">
          <w:rPr>
            <w:rFonts w:eastAsia="Arial Unicode MS" w:cs="Arial Unicode MS"/>
          </w:rPr>
          <w:delText xml:space="preserve"> </w:delText>
        </w:r>
        <w:r w:rsidR="009717E1" w:rsidDel="003A3145">
          <w:rPr>
            <w:rFonts w:eastAsia="Arial Unicode MS" w:cs="Arial Unicode MS"/>
          </w:rPr>
          <w:delText xml:space="preserve"> </w:delText>
        </w:r>
      </w:del>
    </w:p>
    <w:p w14:paraId="2C7FFEA3" w14:textId="082DB48D" w:rsidR="00FD3926" w:rsidRDefault="009717E1">
      <w:pPr>
        <w:pStyle w:val="a0"/>
      </w:pPr>
      <w:r>
        <w:rPr>
          <w:rFonts w:eastAsia="Arial Unicode MS" w:cs="Arial Unicode MS"/>
        </w:rPr>
        <w:tab/>
      </w:r>
      <w:r>
        <w:rPr>
          <w:rFonts w:eastAsia="Arial Unicode MS" w:cs="Arial Unicode MS"/>
        </w:rPr>
        <w:tab/>
        <w:t xml:space="preserve">  </w:t>
      </w:r>
      <w:r w:rsidR="003A3145">
        <w:rPr>
          <w:rFonts w:eastAsia="Arial Unicode MS" w:cs="Arial Unicode MS"/>
        </w:rPr>
        <w:t xml:space="preserve">Αναπληρωτής </w:t>
      </w:r>
      <w:r w:rsidR="001125C7">
        <w:rPr>
          <w:rFonts w:eastAsia="Arial Unicode MS" w:cs="Arial Unicode MS"/>
        </w:rPr>
        <w:t>καθηγητής</w:t>
      </w:r>
      <w:r>
        <w:rPr>
          <w:rFonts w:eastAsia="Arial Unicode MS" w:cs="Arial Unicode MS"/>
        </w:rPr>
        <w:t xml:space="preserve"> </w:t>
      </w:r>
    </w:p>
    <w:p w14:paraId="45586B90" w14:textId="77777777" w:rsidR="00FD3926" w:rsidRDefault="00FD3926">
      <w:pPr>
        <w:pStyle w:val="a0"/>
        <w:jc w:val="left"/>
      </w:pPr>
    </w:p>
    <w:p w14:paraId="6C233D90" w14:textId="77777777" w:rsidR="00FD3926" w:rsidRDefault="00FD3926">
      <w:pPr>
        <w:pStyle w:val="a0"/>
        <w:jc w:val="left"/>
      </w:pPr>
    </w:p>
    <w:p w14:paraId="1EFDBDBE" w14:textId="77777777" w:rsidR="00FD3926" w:rsidRDefault="00FD3926">
      <w:pPr>
        <w:pStyle w:val="a0"/>
        <w:jc w:val="left"/>
      </w:pPr>
    </w:p>
    <w:p w14:paraId="0764E264" w14:textId="77777777" w:rsidR="00FD3926" w:rsidRDefault="00FD3926">
      <w:pPr>
        <w:pStyle w:val="a0"/>
        <w:jc w:val="left"/>
      </w:pPr>
    </w:p>
    <w:p w14:paraId="444DCAEE" w14:textId="77777777" w:rsidR="00FD3926" w:rsidRDefault="00FD3926">
      <w:pPr>
        <w:pStyle w:val="a0"/>
        <w:jc w:val="left"/>
      </w:pPr>
    </w:p>
    <w:p w14:paraId="776ED391" w14:textId="77777777" w:rsidR="00FD3926" w:rsidRDefault="00FD3926">
      <w:pPr>
        <w:pStyle w:val="a0"/>
        <w:jc w:val="left"/>
        <w:rPr>
          <w:sz w:val="24"/>
          <w:szCs w:val="24"/>
        </w:rPr>
      </w:pPr>
    </w:p>
    <w:p w14:paraId="71B749F9" w14:textId="3348657C" w:rsidR="00FD3926" w:rsidRDefault="00C10E4E">
      <w:pPr>
        <w:pStyle w:val="a0"/>
        <w:sectPr w:rsidR="00FD3926" w:rsidSect="00BF3F59">
          <w:footerReference w:type="default" r:id="rId16"/>
          <w:footerReference w:type="first" r:id="rId17"/>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docGrid w:linePitch="326"/>
        </w:sectPr>
      </w:pPr>
      <w:r>
        <w:rPr>
          <w:rFonts w:eastAsia="Arial Unicode MS" w:cs="Arial Unicode MS"/>
        </w:rPr>
        <w:t>ΚΟΖΑΝΗ</w:t>
      </w:r>
      <w:commentRangeStart w:id="3"/>
      <w:r w:rsidR="009717E1">
        <w:rPr>
          <w:rFonts w:eastAsia="Arial Unicode MS" w:cs="Arial Unicode MS"/>
        </w:rPr>
        <w:t>/</w:t>
      </w:r>
      <w:r>
        <w:rPr>
          <w:rFonts w:eastAsia="Arial Unicode MS" w:cs="Arial Unicode MS"/>
        </w:rPr>
        <w:t>8</w:t>
      </w:r>
      <w:r w:rsidR="009717E1">
        <w:rPr>
          <w:rFonts w:eastAsia="Arial Unicode MS" w:cs="Arial Unicode MS"/>
        </w:rPr>
        <w:t>/</w:t>
      </w:r>
      <w:r>
        <w:rPr>
          <w:rFonts w:eastAsia="Arial Unicode MS" w:cs="Arial Unicode MS"/>
        </w:rPr>
        <w:t>2023</w:t>
      </w:r>
      <w:r w:rsidR="009717E1">
        <w:rPr>
          <w:rFonts w:eastAsia="Arial Unicode MS" w:cs="Arial Unicode MS"/>
        </w:rPr>
        <w:t xml:space="preserve"> </w:t>
      </w:r>
      <w:commentRangeEnd w:id="3"/>
      <w:r w:rsidR="003A3145">
        <w:rPr>
          <w:rStyle w:val="CommentReference"/>
          <w:rFonts w:ascii="Times New Roman" w:eastAsia="Arial Unicode MS" w:hAnsi="Times New Roman" w:cs="Times New Roman"/>
          <w:color w:val="auto"/>
          <w:shd w:val="clear" w:color="auto" w:fill="auto"/>
          <w:lang w:val="en-US" w:eastAsia="en-US"/>
          <w14:textOutline w14:w="0" w14:cap="rnd" w14:cmpd="sng" w14:algn="ctr">
            <w14:noFill/>
            <w14:prstDash w14:val="solid"/>
            <w14:bevel/>
          </w14:textOutline>
        </w:rPr>
        <w:commentReference w:id="3"/>
      </w:r>
    </w:p>
    <w:p w14:paraId="1F9DCFAB" w14:textId="77777777" w:rsidR="00FD3926" w:rsidRDefault="00FD3926">
      <w:pPr>
        <w:pStyle w:val="a0"/>
      </w:pPr>
    </w:p>
    <w:p w14:paraId="0434907E" w14:textId="77777777" w:rsidR="00FD3926" w:rsidRDefault="00FD3926">
      <w:pPr>
        <w:pStyle w:val="a0"/>
      </w:pPr>
    </w:p>
    <w:p w14:paraId="6F97DC2E" w14:textId="77777777" w:rsidR="00FD3926" w:rsidRDefault="00FD3926">
      <w:pPr>
        <w:pStyle w:val="a0"/>
      </w:pPr>
    </w:p>
    <w:p w14:paraId="2FE6C992" w14:textId="77777777" w:rsidR="00FD3926" w:rsidRDefault="00FD3926">
      <w:pPr>
        <w:pStyle w:val="a0"/>
      </w:pPr>
    </w:p>
    <w:p w14:paraId="43CFBF6E" w14:textId="77777777" w:rsidR="00FD3926" w:rsidRDefault="00FD3926">
      <w:pPr>
        <w:pStyle w:val="a0"/>
      </w:pPr>
    </w:p>
    <w:p w14:paraId="13EFAD30" w14:textId="77777777" w:rsidR="00FD3926" w:rsidRDefault="00FD3926" w:rsidP="00F749F7">
      <w:pPr>
        <w:pStyle w:val="a0"/>
        <w:tabs>
          <w:tab w:val="left" w:pos="5985"/>
        </w:tabs>
      </w:pPr>
    </w:p>
    <w:p w14:paraId="6CD3D630" w14:textId="77777777" w:rsidR="00FD3926" w:rsidRDefault="00FD3926">
      <w:pPr>
        <w:pStyle w:val="a0"/>
      </w:pPr>
    </w:p>
    <w:p w14:paraId="15CCE1C8" w14:textId="77777777" w:rsidR="00FD3926" w:rsidRDefault="00FD3926">
      <w:pPr>
        <w:pStyle w:val="a0"/>
      </w:pPr>
    </w:p>
    <w:p w14:paraId="6FFE7053" w14:textId="77777777" w:rsidR="00FD3926" w:rsidRDefault="00FD3926">
      <w:pPr>
        <w:pStyle w:val="a0"/>
      </w:pPr>
    </w:p>
    <w:p w14:paraId="0F28029D" w14:textId="77777777" w:rsidR="00FD3926" w:rsidRDefault="00FD3926">
      <w:pPr>
        <w:pStyle w:val="a0"/>
      </w:pPr>
    </w:p>
    <w:p w14:paraId="0CF8E83A" w14:textId="77777777" w:rsidR="00FD3926" w:rsidRPr="00926C1A" w:rsidRDefault="009717E1" w:rsidP="00070596">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43F1AC79" w14:textId="77777777" w:rsidR="00926C1A" w:rsidRDefault="00926C1A" w:rsidP="00070596">
      <w:pPr>
        <w:pStyle w:val="a0"/>
        <w:rPr>
          <w:rFonts w:eastAsia="Arial Unicode MS" w:cs="Arial Unicode MS"/>
          <w:color w:val="auto"/>
        </w:rPr>
      </w:pPr>
    </w:p>
    <w:p w14:paraId="297268AA" w14:textId="77777777" w:rsidR="00926C1A" w:rsidRDefault="00926C1A" w:rsidP="00070596">
      <w:pPr>
        <w:pStyle w:val="a0"/>
        <w:rPr>
          <w:rFonts w:eastAsia="Arial Unicode MS" w:cs="Arial Unicode MS"/>
          <w:color w:val="auto"/>
        </w:rPr>
      </w:pPr>
    </w:p>
    <w:p w14:paraId="2525F8E8" w14:textId="77777777" w:rsidR="00926C1A" w:rsidRPr="00325C8F" w:rsidRDefault="00926C1A" w:rsidP="00070596">
      <w:pPr>
        <w:pStyle w:val="a0"/>
        <w:rPr>
          <w:color w:val="auto"/>
        </w:rPr>
        <w:sectPr w:rsidR="00926C1A" w:rsidRPr="00325C8F" w:rsidSect="00F749F7">
          <w:headerReference w:type="default" r:id="rId18"/>
          <w:pgSz w:w="11906" w:h="16838"/>
          <w:pgMar w:top="1134" w:right="1134" w:bottom="1134" w:left="1134" w:header="709" w:footer="851" w:gutter="0"/>
          <w:cols w:space="720"/>
          <w:titlePg/>
        </w:sectPr>
      </w:pPr>
    </w:p>
    <w:p w14:paraId="4ECE3F69" w14:textId="77777777" w:rsidR="00FD3926" w:rsidRPr="00D91DC5" w:rsidRDefault="00325C8F" w:rsidP="00B2746A">
      <w:pPr>
        <w:pStyle w:val="a4"/>
        <w:rPr>
          <w:noProof/>
        </w:rPr>
      </w:pPr>
      <w:bookmarkStart w:id="4" w:name="_Toc144307543"/>
      <w:r>
        <w:rPr>
          <w:noProof/>
        </w:rPr>
        <w:lastRenderedPageBreak/>
        <w:t>Περιεχόμενα</w:t>
      </w:r>
      <w:bookmarkEnd w:id="4"/>
      <w:r w:rsidR="009717E1">
        <w:rPr>
          <w:noProof/>
        </w:rPr>
        <w:t xml:space="preserve"> </w:t>
      </w:r>
    </w:p>
    <w:sdt>
      <w:sdtPr>
        <w:rPr>
          <w:rFonts w:ascii="Times New Roman" w:eastAsia="Arial Unicode MS" w:hAnsi="Times New Roman" w:cs="Times New Roman"/>
          <w:color w:val="auto"/>
          <w:sz w:val="24"/>
          <w:szCs w:val="24"/>
          <w:bdr w:val="nil"/>
        </w:rPr>
        <w:id w:val="-878467684"/>
        <w:docPartObj>
          <w:docPartGallery w:val="Table of Contents"/>
          <w:docPartUnique/>
        </w:docPartObj>
      </w:sdtPr>
      <w:sdtEndPr>
        <w:rPr>
          <w:b/>
          <w:bCs/>
          <w:noProof/>
        </w:rPr>
      </w:sdtEndPr>
      <w:sdtContent>
        <w:p w14:paraId="2D4328E4" w14:textId="6A39D80A" w:rsidR="00CD4302" w:rsidRDefault="00CD4302">
          <w:pPr>
            <w:pStyle w:val="TOCHeading"/>
          </w:pPr>
        </w:p>
        <w:p w14:paraId="67FD309D" w14:textId="4153FB83" w:rsidR="001E2D09" w:rsidRDefault="00CD4302">
          <w:pPr>
            <w:pStyle w:val="TOC2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r>
            <w:fldChar w:fldCharType="begin"/>
          </w:r>
          <w:r>
            <w:instrText xml:space="preserve"> TOC \o "1-3" \h \z \u </w:instrText>
          </w:r>
          <w:r>
            <w:fldChar w:fldCharType="separate"/>
          </w:r>
          <w:hyperlink w:anchor="_Toc144307543" w:history="1">
            <w:r w:rsidR="001E2D09" w:rsidRPr="00143346">
              <w:rPr>
                <w:rStyle w:val="Hyperlink"/>
              </w:rPr>
              <w:t>Περιεχόμενα</w:t>
            </w:r>
            <w:r w:rsidR="001E2D09">
              <w:rPr>
                <w:webHidden/>
              </w:rPr>
              <w:tab/>
            </w:r>
            <w:r w:rsidR="001E2D09">
              <w:rPr>
                <w:webHidden/>
              </w:rPr>
              <w:fldChar w:fldCharType="begin"/>
            </w:r>
            <w:r w:rsidR="001E2D09">
              <w:rPr>
                <w:webHidden/>
              </w:rPr>
              <w:instrText xml:space="preserve"> PAGEREF _Toc144307543 \h </w:instrText>
            </w:r>
            <w:r w:rsidR="001E2D09">
              <w:rPr>
                <w:webHidden/>
              </w:rPr>
            </w:r>
            <w:r w:rsidR="001E2D09">
              <w:rPr>
                <w:webHidden/>
              </w:rPr>
              <w:fldChar w:fldCharType="separate"/>
            </w:r>
            <w:r w:rsidR="001E2D09">
              <w:rPr>
                <w:webHidden/>
              </w:rPr>
              <w:t>3</w:t>
            </w:r>
            <w:r w:rsidR="001E2D09">
              <w:rPr>
                <w:webHidden/>
              </w:rPr>
              <w:fldChar w:fldCharType="end"/>
            </w:r>
          </w:hyperlink>
        </w:p>
        <w:p w14:paraId="773EDF8F" w14:textId="76E58946" w:rsidR="001E2D09" w:rsidRDefault="00000000">
          <w:pPr>
            <w:pStyle w:val="TOC2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hyperlink w:anchor="_Toc144307544" w:history="1">
            <w:r w:rsidR="001E2D09" w:rsidRPr="00143346">
              <w:rPr>
                <w:rStyle w:val="Hyperlink"/>
              </w:rPr>
              <w:t>Κατάλογος Σχημάτων</w:t>
            </w:r>
            <w:r w:rsidR="001E2D09">
              <w:rPr>
                <w:webHidden/>
              </w:rPr>
              <w:tab/>
            </w:r>
            <w:r w:rsidR="001E2D09">
              <w:rPr>
                <w:webHidden/>
              </w:rPr>
              <w:fldChar w:fldCharType="begin"/>
            </w:r>
            <w:r w:rsidR="001E2D09">
              <w:rPr>
                <w:webHidden/>
              </w:rPr>
              <w:instrText xml:space="preserve"> PAGEREF _Toc144307544 \h </w:instrText>
            </w:r>
            <w:r w:rsidR="001E2D09">
              <w:rPr>
                <w:webHidden/>
              </w:rPr>
            </w:r>
            <w:r w:rsidR="001E2D09">
              <w:rPr>
                <w:webHidden/>
              </w:rPr>
              <w:fldChar w:fldCharType="separate"/>
            </w:r>
            <w:r w:rsidR="001E2D09">
              <w:rPr>
                <w:webHidden/>
              </w:rPr>
              <w:t>5</w:t>
            </w:r>
            <w:r w:rsidR="001E2D09">
              <w:rPr>
                <w:webHidden/>
              </w:rPr>
              <w:fldChar w:fldCharType="end"/>
            </w:r>
          </w:hyperlink>
        </w:p>
        <w:p w14:paraId="421359B3" w14:textId="32389471" w:rsidR="001E2D09" w:rsidRDefault="00000000">
          <w:pPr>
            <w:pStyle w:val="TOC2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hyperlink w:anchor="_Toc144307545" w:history="1">
            <w:r w:rsidR="001E2D09" w:rsidRPr="00143346">
              <w:rPr>
                <w:rStyle w:val="Hyperlink"/>
              </w:rPr>
              <w:t>Κατάλογος Εικόνων</w:t>
            </w:r>
            <w:r w:rsidR="001E2D09">
              <w:rPr>
                <w:webHidden/>
              </w:rPr>
              <w:tab/>
            </w:r>
            <w:r w:rsidR="001E2D09">
              <w:rPr>
                <w:webHidden/>
              </w:rPr>
              <w:fldChar w:fldCharType="begin"/>
            </w:r>
            <w:r w:rsidR="001E2D09">
              <w:rPr>
                <w:webHidden/>
              </w:rPr>
              <w:instrText xml:space="preserve"> PAGEREF _Toc144307545 \h </w:instrText>
            </w:r>
            <w:r w:rsidR="001E2D09">
              <w:rPr>
                <w:webHidden/>
              </w:rPr>
            </w:r>
            <w:r w:rsidR="001E2D09">
              <w:rPr>
                <w:webHidden/>
              </w:rPr>
              <w:fldChar w:fldCharType="separate"/>
            </w:r>
            <w:r w:rsidR="001E2D09">
              <w:rPr>
                <w:webHidden/>
              </w:rPr>
              <w:t>6</w:t>
            </w:r>
            <w:r w:rsidR="001E2D09">
              <w:rPr>
                <w:webHidden/>
              </w:rPr>
              <w:fldChar w:fldCharType="end"/>
            </w:r>
          </w:hyperlink>
        </w:p>
        <w:p w14:paraId="7B64FF77" w14:textId="712AA523" w:rsidR="001E2D09" w:rsidRDefault="00000000">
          <w:pPr>
            <w:pStyle w:val="TOC2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hyperlink w:anchor="_Toc144307546" w:history="1">
            <w:r w:rsidR="001E2D09" w:rsidRPr="00143346">
              <w:rPr>
                <w:rStyle w:val="Hyperlink"/>
              </w:rPr>
              <w:t>Κατάλογος Πινάκων</w:t>
            </w:r>
            <w:r w:rsidR="001E2D09">
              <w:rPr>
                <w:webHidden/>
              </w:rPr>
              <w:tab/>
            </w:r>
            <w:r w:rsidR="001E2D09">
              <w:rPr>
                <w:webHidden/>
              </w:rPr>
              <w:fldChar w:fldCharType="begin"/>
            </w:r>
            <w:r w:rsidR="001E2D09">
              <w:rPr>
                <w:webHidden/>
              </w:rPr>
              <w:instrText xml:space="preserve"> PAGEREF _Toc144307546 \h </w:instrText>
            </w:r>
            <w:r w:rsidR="001E2D09">
              <w:rPr>
                <w:webHidden/>
              </w:rPr>
            </w:r>
            <w:r w:rsidR="001E2D09">
              <w:rPr>
                <w:webHidden/>
              </w:rPr>
              <w:fldChar w:fldCharType="separate"/>
            </w:r>
            <w:r w:rsidR="001E2D09">
              <w:rPr>
                <w:webHidden/>
              </w:rPr>
              <w:t>7</w:t>
            </w:r>
            <w:r w:rsidR="001E2D09">
              <w:rPr>
                <w:webHidden/>
              </w:rPr>
              <w:fldChar w:fldCharType="end"/>
            </w:r>
          </w:hyperlink>
        </w:p>
        <w:p w14:paraId="6CA97775" w14:textId="65519255" w:rsidR="001E2D09" w:rsidRDefault="00000000" w:rsidP="001E2D09">
          <w:pPr>
            <w:pStyle w:val="TOC10"/>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hyperlink w:anchor="_Toc144307547" w:history="1">
            <w:r w:rsidR="001E2D09" w:rsidRPr="00143346">
              <w:rPr>
                <w:rStyle w:val="Hyperlink"/>
                <w:noProof/>
              </w:rPr>
              <w:t>Κεφάλαιο 1: Εισαγωγή́</w:t>
            </w:r>
            <w:r w:rsidR="001E2D09">
              <w:rPr>
                <w:noProof/>
                <w:webHidden/>
              </w:rPr>
              <w:tab/>
            </w:r>
            <w:r w:rsidR="001E2D09">
              <w:rPr>
                <w:noProof/>
                <w:webHidden/>
              </w:rPr>
              <w:fldChar w:fldCharType="begin"/>
            </w:r>
            <w:r w:rsidR="001E2D09">
              <w:rPr>
                <w:noProof/>
                <w:webHidden/>
              </w:rPr>
              <w:instrText xml:space="preserve"> PAGEREF _Toc144307547 \h </w:instrText>
            </w:r>
            <w:r w:rsidR="001E2D09">
              <w:rPr>
                <w:noProof/>
                <w:webHidden/>
              </w:rPr>
            </w:r>
            <w:r w:rsidR="001E2D09">
              <w:rPr>
                <w:webHidden/>
              </w:rPr>
              <w:fldChar w:fldCharType="separate"/>
            </w:r>
            <w:r w:rsidR="001E2D09">
              <w:rPr>
                <w:noProof/>
                <w:webHidden/>
              </w:rPr>
              <w:t>8</w:t>
            </w:r>
            <w:r w:rsidR="001E2D09">
              <w:rPr>
                <w:noProof/>
                <w:webHidden/>
              </w:rPr>
              <w:fldChar w:fldCharType="end"/>
            </w:r>
          </w:hyperlink>
        </w:p>
        <w:p w14:paraId="3C58ADD4" w14:textId="47A6C3CB"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48" w:history="1">
            <w:r w:rsidR="001E2D09" w:rsidRPr="00143346">
              <w:rPr>
                <w:rStyle w:val="Hyperlink"/>
              </w:rPr>
              <w:t>1.1 Εισαγωγή στο πρόβλημα</w:t>
            </w:r>
            <w:r w:rsidR="001E2D09">
              <w:rPr>
                <w:webHidden/>
              </w:rPr>
              <w:tab/>
            </w:r>
            <w:r w:rsidR="001E2D09">
              <w:rPr>
                <w:webHidden/>
              </w:rPr>
              <w:fldChar w:fldCharType="begin"/>
            </w:r>
            <w:r w:rsidR="001E2D09">
              <w:rPr>
                <w:webHidden/>
              </w:rPr>
              <w:instrText xml:space="preserve"> PAGEREF _Toc144307548 \h </w:instrText>
            </w:r>
            <w:r w:rsidR="001E2D09">
              <w:rPr>
                <w:webHidden/>
              </w:rPr>
            </w:r>
            <w:r w:rsidR="001E2D09">
              <w:rPr>
                <w:webHidden/>
              </w:rPr>
              <w:fldChar w:fldCharType="separate"/>
            </w:r>
            <w:r w:rsidR="001E2D09">
              <w:rPr>
                <w:webHidden/>
              </w:rPr>
              <w:t>8</w:t>
            </w:r>
            <w:r w:rsidR="001E2D09">
              <w:rPr>
                <w:webHidden/>
              </w:rPr>
              <w:fldChar w:fldCharType="end"/>
            </w:r>
          </w:hyperlink>
        </w:p>
        <w:p w14:paraId="04BFEECA" w14:textId="5E157639"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50" w:history="1">
            <w:r w:rsidR="001E2D09" w:rsidRPr="00143346">
              <w:rPr>
                <w:rStyle w:val="Hyperlink"/>
              </w:rPr>
              <w:t xml:space="preserve">1.2 Οργάνωση του τόμου </w:t>
            </w:r>
            <w:r w:rsidR="001E2D09">
              <w:rPr>
                <w:webHidden/>
              </w:rPr>
              <w:tab/>
            </w:r>
            <w:r w:rsidR="001E2D09">
              <w:rPr>
                <w:webHidden/>
              </w:rPr>
              <w:fldChar w:fldCharType="begin"/>
            </w:r>
            <w:r w:rsidR="001E2D09">
              <w:rPr>
                <w:webHidden/>
              </w:rPr>
              <w:instrText xml:space="preserve"> PAGEREF _Toc144307550 \h </w:instrText>
            </w:r>
            <w:r w:rsidR="001E2D09">
              <w:rPr>
                <w:webHidden/>
              </w:rPr>
            </w:r>
            <w:r w:rsidR="001E2D09">
              <w:rPr>
                <w:webHidden/>
              </w:rPr>
              <w:fldChar w:fldCharType="separate"/>
            </w:r>
            <w:r w:rsidR="001E2D09">
              <w:rPr>
                <w:webHidden/>
              </w:rPr>
              <w:t>9</w:t>
            </w:r>
            <w:r w:rsidR="001E2D09">
              <w:rPr>
                <w:webHidden/>
              </w:rPr>
              <w:fldChar w:fldCharType="end"/>
            </w:r>
          </w:hyperlink>
        </w:p>
        <w:p w14:paraId="523864D1" w14:textId="7F87D073" w:rsidR="001E2D09" w:rsidRDefault="00000000" w:rsidP="001E2D09">
          <w:pPr>
            <w:pStyle w:val="TOC10"/>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hyperlink w:anchor="_Toc144307551" w:history="1">
            <w:r w:rsidR="001E2D09" w:rsidRPr="00143346">
              <w:rPr>
                <w:rStyle w:val="Hyperlink"/>
                <w:noProof/>
              </w:rPr>
              <w:t>Κεφάλαιο 2: Μετρικές και σετ δεδομένων</w:t>
            </w:r>
            <w:r w:rsidR="001E2D09">
              <w:rPr>
                <w:noProof/>
                <w:webHidden/>
              </w:rPr>
              <w:tab/>
            </w:r>
            <w:r w:rsidR="001E2D09">
              <w:rPr>
                <w:noProof/>
                <w:webHidden/>
              </w:rPr>
              <w:fldChar w:fldCharType="begin"/>
            </w:r>
            <w:r w:rsidR="001E2D09">
              <w:rPr>
                <w:noProof/>
                <w:webHidden/>
              </w:rPr>
              <w:instrText xml:space="preserve"> PAGEREF _Toc144307551 \h </w:instrText>
            </w:r>
            <w:r w:rsidR="001E2D09">
              <w:rPr>
                <w:noProof/>
                <w:webHidden/>
              </w:rPr>
            </w:r>
            <w:r w:rsidR="001E2D09">
              <w:rPr>
                <w:webHidden/>
              </w:rPr>
              <w:fldChar w:fldCharType="separate"/>
            </w:r>
            <w:r w:rsidR="001E2D09">
              <w:rPr>
                <w:noProof/>
                <w:webHidden/>
              </w:rPr>
              <w:t>10</w:t>
            </w:r>
            <w:r w:rsidR="001E2D09">
              <w:rPr>
                <w:noProof/>
                <w:webHidden/>
              </w:rPr>
              <w:fldChar w:fldCharType="end"/>
            </w:r>
          </w:hyperlink>
        </w:p>
        <w:p w14:paraId="588090EC" w14:textId="573A4BCD"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52" w:history="1">
            <w:r w:rsidR="001E2D09" w:rsidRPr="00143346">
              <w:rPr>
                <w:rStyle w:val="Hyperlink"/>
              </w:rPr>
              <w:t>2.1 Μετρικές</w:t>
            </w:r>
            <w:r w:rsidR="001E2D09">
              <w:rPr>
                <w:webHidden/>
              </w:rPr>
              <w:tab/>
            </w:r>
            <w:r w:rsidR="001E2D09">
              <w:rPr>
                <w:webHidden/>
              </w:rPr>
              <w:fldChar w:fldCharType="begin"/>
            </w:r>
            <w:r w:rsidR="001E2D09">
              <w:rPr>
                <w:webHidden/>
              </w:rPr>
              <w:instrText xml:space="preserve"> PAGEREF _Toc144307552 \h </w:instrText>
            </w:r>
            <w:r w:rsidR="001E2D09">
              <w:rPr>
                <w:webHidden/>
              </w:rPr>
            </w:r>
            <w:r w:rsidR="001E2D09">
              <w:rPr>
                <w:webHidden/>
              </w:rPr>
              <w:fldChar w:fldCharType="separate"/>
            </w:r>
            <w:r w:rsidR="001E2D09">
              <w:rPr>
                <w:webHidden/>
              </w:rPr>
              <w:t>10</w:t>
            </w:r>
            <w:r w:rsidR="001E2D09">
              <w:rPr>
                <w:webHidden/>
              </w:rPr>
              <w:fldChar w:fldCharType="end"/>
            </w:r>
          </w:hyperlink>
        </w:p>
        <w:p w14:paraId="57449642" w14:textId="0140003C" w:rsidR="001E2D09" w:rsidRDefault="00000000">
          <w:pPr>
            <w:pStyle w:val="TOC3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hyperlink w:anchor="_Toc144307553" w:history="1">
            <w:r w:rsidR="001E2D09" w:rsidRPr="00143346">
              <w:rPr>
                <w:rStyle w:val="Hyperlink"/>
              </w:rPr>
              <w:t xml:space="preserve">2.1.1 </w:t>
            </w:r>
            <w:r w:rsidR="001E2D09" w:rsidRPr="00143346">
              <w:rPr>
                <w:rStyle w:val="Hyperlink"/>
                <w:lang w:val="en-US"/>
              </w:rPr>
              <w:t>Bleu</w:t>
            </w:r>
            <w:r w:rsidR="001E2D09">
              <w:rPr>
                <w:webHidden/>
              </w:rPr>
              <w:tab/>
            </w:r>
            <w:r w:rsidR="001E2D09">
              <w:rPr>
                <w:webHidden/>
              </w:rPr>
              <w:fldChar w:fldCharType="begin"/>
            </w:r>
            <w:r w:rsidR="001E2D09">
              <w:rPr>
                <w:webHidden/>
              </w:rPr>
              <w:instrText xml:space="preserve"> PAGEREF _Toc144307553 \h </w:instrText>
            </w:r>
            <w:r w:rsidR="001E2D09">
              <w:rPr>
                <w:webHidden/>
              </w:rPr>
            </w:r>
            <w:r w:rsidR="001E2D09">
              <w:rPr>
                <w:webHidden/>
              </w:rPr>
              <w:fldChar w:fldCharType="separate"/>
            </w:r>
            <w:r w:rsidR="001E2D09">
              <w:rPr>
                <w:webHidden/>
              </w:rPr>
              <w:t>10</w:t>
            </w:r>
            <w:r w:rsidR="001E2D09">
              <w:rPr>
                <w:webHidden/>
              </w:rPr>
              <w:fldChar w:fldCharType="end"/>
            </w:r>
          </w:hyperlink>
        </w:p>
        <w:p w14:paraId="7D454AB9" w14:textId="3139A4D8" w:rsidR="001E2D09" w:rsidRDefault="00000000">
          <w:pPr>
            <w:pStyle w:val="TOC3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hyperlink w:anchor="_Toc144307554" w:history="1">
            <w:r w:rsidR="001E2D09" w:rsidRPr="00143346">
              <w:rPr>
                <w:rStyle w:val="Hyperlink"/>
              </w:rPr>
              <w:t xml:space="preserve">2.1.2 </w:t>
            </w:r>
            <w:r w:rsidR="001E2D09" w:rsidRPr="00143346">
              <w:rPr>
                <w:rStyle w:val="Hyperlink"/>
                <w:lang w:val="en-US"/>
              </w:rPr>
              <w:t>Meteor</w:t>
            </w:r>
            <w:r w:rsidR="001E2D09">
              <w:rPr>
                <w:webHidden/>
              </w:rPr>
              <w:tab/>
            </w:r>
            <w:r w:rsidR="001E2D09">
              <w:rPr>
                <w:webHidden/>
              </w:rPr>
              <w:fldChar w:fldCharType="begin"/>
            </w:r>
            <w:r w:rsidR="001E2D09">
              <w:rPr>
                <w:webHidden/>
              </w:rPr>
              <w:instrText xml:space="preserve"> PAGEREF _Toc144307554 \h </w:instrText>
            </w:r>
            <w:r w:rsidR="001E2D09">
              <w:rPr>
                <w:webHidden/>
              </w:rPr>
            </w:r>
            <w:r w:rsidR="001E2D09">
              <w:rPr>
                <w:webHidden/>
              </w:rPr>
              <w:fldChar w:fldCharType="separate"/>
            </w:r>
            <w:r w:rsidR="001E2D09">
              <w:rPr>
                <w:webHidden/>
              </w:rPr>
              <w:t>11</w:t>
            </w:r>
            <w:r w:rsidR="001E2D09">
              <w:rPr>
                <w:webHidden/>
              </w:rPr>
              <w:fldChar w:fldCharType="end"/>
            </w:r>
          </w:hyperlink>
        </w:p>
        <w:p w14:paraId="665098DC" w14:textId="72C397E8"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55" w:history="1">
            <w:r w:rsidR="001E2D09" w:rsidRPr="00143346">
              <w:rPr>
                <w:rStyle w:val="Hyperlink"/>
              </w:rPr>
              <w:t xml:space="preserve">2.2 </w:t>
            </w:r>
            <w:r w:rsidR="001E2D09" w:rsidRPr="00143346">
              <w:rPr>
                <w:rStyle w:val="Hyperlink"/>
                <w:lang w:val="en-US"/>
              </w:rPr>
              <w:t>Flickr</w:t>
            </w:r>
            <w:r w:rsidR="001E2D09" w:rsidRPr="00143346">
              <w:rPr>
                <w:rStyle w:val="Hyperlink"/>
              </w:rPr>
              <w:t>8</w:t>
            </w:r>
            <w:r w:rsidR="001E2D09" w:rsidRPr="00143346">
              <w:rPr>
                <w:rStyle w:val="Hyperlink"/>
                <w:lang w:val="en-US"/>
              </w:rPr>
              <w:t>k</w:t>
            </w:r>
            <w:r w:rsidR="001E2D09">
              <w:rPr>
                <w:webHidden/>
              </w:rPr>
              <w:tab/>
            </w:r>
            <w:r w:rsidR="001E2D09">
              <w:rPr>
                <w:webHidden/>
              </w:rPr>
              <w:fldChar w:fldCharType="begin"/>
            </w:r>
            <w:r w:rsidR="001E2D09">
              <w:rPr>
                <w:webHidden/>
              </w:rPr>
              <w:instrText xml:space="preserve"> PAGEREF _Toc144307555 \h </w:instrText>
            </w:r>
            <w:r w:rsidR="001E2D09">
              <w:rPr>
                <w:webHidden/>
              </w:rPr>
            </w:r>
            <w:r w:rsidR="001E2D09">
              <w:rPr>
                <w:webHidden/>
              </w:rPr>
              <w:fldChar w:fldCharType="separate"/>
            </w:r>
            <w:r w:rsidR="001E2D09">
              <w:rPr>
                <w:webHidden/>
              </w:rPr>
              <w:t>12</w:t>
            </w:r>
            <w:r w:rsidR="001E2D09">
              <w:rPr>
                <w:webHidden/>
              </w:rPr>
              <w:fldChar w:fldCharType="end"/>
            </w:r>
          </w:hyperlink>
        </w:p>
        <w:p w14:paraId="08DAE6E8" w14:textId="3C327C7A" w:rsidR="001E2D09" w:rsidRDefault="00000000" w:rsidP="001E2D09">
          <w:pPr>
            <w:pStyle w:val="TOC10"/>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hyperlink w:anchor="_Toc144307557" w:history="1">
            <w:r w:rsidR="001E2D09" w:rsidRPr="00143346">
              <w:rPr>
                <w:rStyle w:val="Hyperlink"/>
                <w:noProof/>
              </w:rPr>
              <w:t>Κεφάλαιο 3: Σχεδίαση του Θέματος</w:t>
            </w:r>
            <w:r w:rsidR="001E2D09">
              <w:rPr>
                <w:noProof/>
                <w:webHidden/>
              </w:rPr>
              <w:tab/>
            </w:r>
            <w:r w:rsidR="001E2D09">
              <w:rPr>
                <w:noProof/>
                <w:webHidden/>
              </w:rPr>
              <w:fldChar w:fldCharType="begin"/>
            </w:r>
            <w:r w:rsidR="001E2D09">
              <w:rPr>
                <w:noProof/>
                <w:webHidden/>
              </w:rPr>
              <w:instrText xml:space="preserve"> PAGEREF _Toc144307557 \h </w:instrText>
            </w:r>
            <w:r w:rsidR="001E2D09">
              <w:rPr>
                <w:noProof/>
                <w:webHidden/>
              </w:rPr>
            </w:r>
            <w:r w:rsidR="001E2D09">
              <w:rPr>
                <w:webHidden/>
              </w:rPr>
              <w:fldChar w:fldCharType="separate"/>
            </w:r>
            <w:r w:rsidR="001E2D09">
              <w:rPr>
                <w:noProof/>
                <w:webHidden/>
              </w:rPr>
              <w:t>13</w:t>
            </w:r>
            <w:r w:rsidR="001E2D09">
              <w:rPr>
                <w:noProof/>
                <w:webHidden/>
              </w:rPr>
              <w:fldChar w:fldCharType="end"/>
            </w:r>
          </w:hyperlink>
        </w:p>
        <w:p w14:paraId="50D90FA6" w14:textId="7A8113B4"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58" w:history="1">
            <w:r w:rsidR="001E2D09" w:rsidRPr="00143346">
              <w:rPr>
                <w:rStyle w:val="Hyperlink"/>
              </w:rPr>
              <w:t>3.1 Σχεδίαση και λειτουργία του λογισμικού</w:t>
            </w:r>
            <w:r w:rsidR="001E2D09">
              <w:rPr>
                <w:webHidden/>
              </w:rPr>
              <w:tab/>
            </w:r>
            <w:r w:rsidR="001E2D09">
              <w:rPr>
                <w:webHidden/>
              </w:rPr>
              <w:fldChar w:fldCharType="begin"/>
            </w:r>
            <w:r w:rsidR="001E2D09">
              <w:rPr>
                <w:webHidden/>
              </w:rPr>
              <w:instrText xml:space="preserve"> PAGEREF _Toc144307558 \h </w:instrText>
            </w:r>
            <w:r w:rsidR="001E2D09">
              <w:rPr>
                <w:webHidden/>
              </w:rPr>
            </w:r>
            <w:r w:rsidR="001E2D09">
              <w:rPr>
                <w:webHidden/>
              </w:rPr>
              <w:fldChar w:fldCharType="separate"/>
            </w:r>
            <w:r w:rsidR="001E2D09">
              <w:rPr>
                <w:webHidden/>
              </w:rPr>
              <w:t>13</w:t>
            </w:r>
            <w:r w:rsidR="001E2D09">
              <w:rPr>
                <w:webHidden/>
              </w:rPr>
              <w:fldChar w:fldCharType="end"/>
            </w:r>
          </w:hyperlink>
        </w:p>
        <w:p w14:paraId="7B86E5C2" w14:textId="1BEB1F0B"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60" w:history="1">
            <w:r w:rsidR="001E2D09" w:rsidRPr="00143346">
              <w:rPr>
                <w:rStyle w:val="Hyperlink"/>
              </w:rPr>
              <w:t>3.2 Σετ Δεδομένων</w:t>
            </w:r>
            <w:r w:rsidR="001E2D09">
              <w:rPr>
                <w:webHidden/>
              </w:rPr>
              <w:tab/>
            </w:r>
            <w:r w:rsidR="001E2D09">
              <w:rPr>
                <w:webHidden/>
              </w:rPr>
              <w:fldChar w:fldCharType="begin"/>
            </w:r>
            <w:r w:rsidR="001E2D09">
              <w:rPr>
                <w:webHidden/>
              </w:rPr>
              <w:instrText xml:space="preserve"> PAGEREF _Toc144307560 \h </w:instrText>
            </w:r>
            <w:r w:rsidR="001E2D09">
              <w:rPr>
                <w:webHidden/>
              </w:rPr>
            </w:r>
            <w:r w:rsidR="001E2D09">
              <w:rPr>
                <w:webHidden/>
              </w:rPr>
              <w:fldChar w:fldCharType="separate"/>
            </w:r>
            <w:r w:rsidR="001E2D09">
              <w:rPr>
                <w:webHidden/>
              </w:rPr>
              <w:t>13</w:t>
            </w:r>
            <w:r w:rsidR="001E2D09">
              <w:rPr>
                <w:webHidden/>
              </w:rPr>
              <w:fldChar w:fldCharType="end"/>
            </w:r>
          </w:hyperlink>
        </w:p>
        <w:p w14:paraId="27021CCA" w14:textId="03E72779" w:rsidR="001E2D09" w:rsidRPr="001E2D09" w:rsidRDefault="00000000" w:rsidP="001E2D09">
          <w:pPr>
            <w:pStyle w:val="TOC3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hyperlink w:anchor="_Toc144307561" w:history="1">
            <w:r w:rsidR="001E2D09" w:rsidRPr="00143346">
              <w:rPr>
                <w:rStyle w:val="Hyperlink"/>
              </w:rPr>
              <w:t>3.2.1 Προεπεξεργασία δεδομένων</w:t>
            </w:r>
            <w:r w:rsidR="001E2D09">
              <w:rPr>
                <w:webHidden/>
              </w:rPr>
              <w:tab/>
            </w:r>
            <w:r w:rsidR="001E2D09">
              <w:rPr>
                <w:webHidden/>
              </w:rPr>
              <w:fldChar w:fldCharType="begin"/>
            </w:r>
            <w:r w:rsidR="001E2D09">
              <w:rPr>
                <w:webHidden/>
              </w:rPr>
              <w:instrText xml:space="preserve"> PAGEREF _Toc144307561 \h </w:instrText>
            </w:r>
            <w:r w:rsidR="001E2D09">
              <w:rPr>
                <w:webHidden/>
              </w:rPr>
            </w:r>
            <w:r w:rsidR="001E2D09">
              <w:rPr>
                <w:webHidden/>
              </w:rPr>
              <w:fldChar w:fldCharType="separate"/>
            </w:r>
            <w:r w:rsidR="001E2D09">
              <w:rPr>
                <w:webHidden/>
              </w:rPr>
              <w:t>13</w:t>
            </w:r>
            <w:r w:rsidR="001E2D09">
              <w:rPr>
                <w:webHidden/>
              </w:rPr>
              <w:fldChar w:fldCharType="end"/>
            </w:r>
          </w:hyperlink>
        </w:p>
        <w:p w14:paraId="17174143" w14:textId="45310A19"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63" w:history="1">
            <w:r w:rsidR="001E2D09" w:rsidRPr="00143346">
              <w:rPr>
                <w:rStyle w:val="Hyperlink"/>
              </w:rPr>
              <w:t>3.3 Συνελικτικό Νευρωνικό Δίκτυο</w:t>
            </w:r>
            <w:r w:rsidR="001E2D09">
              <w:rPr>
                <w:webHidden/>
              </w:rPr>
              <w:tab/>
            </w:r>
            <w:r w:rsidR="001E2D09">
              <w:rPr>
                <w:webHidden/>
              </w:rPr>
              <w:fldChar w:fldCharType="begin"/>
            </w:r>
            <w:r w:rsidR="001E2D09">
              <w:rPr>
                <w:webHidden/>
              </w:rPr>
              <w:instrText xml:space="preserve"> PAGEREF _Toc144307563 \h </w:instrText>
            </w:r>
            <w:r w:rsidR="001E2D09">
              <w:rPr>
                <w:webHidden/>
              </w:rPr>
            </w:r>
            <w:r w:rsidR="001E2D09">
              <w:rPr>
                <w:webHidden/>
              </w:rPr>
              <w:fldChar w:fldCharType="separate"/>
            </w:r>
            <w:r w:rsidR="001E2D09">
              <w:rPr>
                <w:webHidden/>
              </w:rPr>
              <w:t>14</w:t>
            </w:r>
            <w:r w:rsidR="001E2D09">
              <w:rPr>
                <w:webHidden/>
              </w:rPr>
              <w:fldChar w:fldCharType="end"/>
            </w:r>
          </w:hyperlink>
        </w:p>
        <w:p w14:paraId="722F5814" w14:textId="1485ABA6"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64" w:history="1">
            <w:r w:rsidR="001E2D09" w:rsidRPr="00143346">
              <w:rPr>
                <w:rStyle w:val="Hyperlink"/>
              </w:rPr>
              <w:t>3.4 Δημιουργία λεξικών</w:t>
            </w:r>
            <w:r w:rsidR="001E2D09">
              <w:rPr>
                <w:webHidden/>
              </w:rPr>
              <w:tab/>
            </w:r>
            <w:r w:rsidR="001E2D09">
              <w:rPr>
                <w:webHidden/>
              </w:rPr>
              <w:fldChar w:fldCharType="begin"/>
            </w:r>
            <w:r w:rsidR="001E2D09">
              <w:rPr>
                <w:webHidden/>
              </w:rPr>
              <w:instrText xml:space="preserve"> PAGEREF _Toc144307564 \h </w:instrText>
            </w:r>
            <w:r w:rsidR="001E2D09">
              <w:rPr>
                <w:webHidden/>
              </w:rPr>
            </w:r>
            <w:r w:rsidR="001E2D09">
              <w:rPr>
                <w:webHidden/>
              </w:rPr>
              <w:fldChar w:fldCharType="separate"/>
            </w:r>
            <w:r w:rsidR="001E2D09">
              <w:rPr>
                <w:webHidden/>
              </w:rPr>
              <w:t>14</w:t>
            </w:r>
            <w:r w:rsidR="001E2D09">
              <w:rPr>
                <w:webHidden/>
              </w:rPr>
              <w:fldChar w:fldCharType="end"/>
            </w:r>
          </w:hyperlink>
        </w:p>
        <w:p w14:paraId="065C0A4F" w14:textId="125B3C1E"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68" w:history="1">
            <w:r w:rsidR="001E2D09" w:rsidRPr="00143346">
              <w:rPr>
                <w:rStyle w:val="Hyperlink"/>
              </w:rPr>
              <w:t xml:space="preserve">3.5 Μοντέλο </w:t>
            </w:r>
            <w:r w:rsidR="001E2D09" w:rsidRPr="00143346">
              <w:rPr>
                <w:rStyle w:val="Hyperlink"/>
                <w:lang w:val="en-US"/>
              </w:rPr>
              <w:t>RNN</w:t>
            </w:r>
            <w:r w:rsidR="001E2D09">
              <w:rPr>
                <w:webHidden/>
              </w:rPr>
              <w:tab/>
            </w:r>
            <w:r w:rsidR="001E2D09">
              <w:rPr>
                <w:webHidden/>
              </w:rPr>
              <w:fldChar w:fldCharType="begin"/>
            </w:r>
            <w:r w:rsidR="001E2D09">
              <w:rPr>
                <w:webHidden/>
              </w:rPr>
              <w:instrText xml:space="preserve"> PAGEREF _Toc144307568 \h </w:instrText>
            </w:r>
            <w:r w:rsidR="001E2D09">
              <w:rPr>
                <w:webHidden/>
              </w:rPr>
            </w:r>
            <w:r w:rsidR="001E2D09">
              <w:rPr>
                <w:webHidden/>
              </w:rPr>
              <w:fldChar w:fldCharType="separate"/>
            </w:r>
            <w:r w:rsidR="001E2D09">
              <w:rPr>
                <w:webHidden/>
              </w:rPr>
              <w:t>15</w:t>
            </w:r>
            <w:r w:rsidR="001E2D09">
              <w:rPr>
                <w:webHidden/>
              </w:rPr>
              <w:fldChar w:fldCharType="end"/>
            </w:r>
          </w:hyperlink>
        </w:p>
        <w:p w14:paraId="7DAF9C92" w14:textId="27FDBBAB" w:rsidR="001E2D09" w:rsidRDefault="00000000">
          <w:pPr>
            <w:pStyle w:val="TOC3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hyperlink w:anchor="_Toc144307570" w:history="1">
            <w:r w:rsidR="001E2D09" w:rsidRPr="00143346">
              <w:rPr>
                <w:rStyle w:val="Hyperlink"/>
              </w:rPr>
              <w:t>3.5.1 Εκπαίδευση</w:t>
            </w:r>
            <w:r w:rsidR="001E2D09">
              <w:rPr>
                <w:webHidden/>
              </w:rPr>
              <w:tab/>
            </w:r>
            <w:r w:rsidR="001E2D09">
              <w:rPr>
                <w:webHidden/>
              </w:rPr>
              <w:fldChar w:fldCharType="begin"/>
            </w:r>
            <w:r w:rsidR="001E2D09">
              <w:rPr>
                <w:webHidden/>
              </w:rPr>
              <w:instrText xml:space="preserve"> PAGEREF _Toc144307570 \h </w:instrText>
            </w:r>
            <w:r w:rsidR="001E2D09">
              <w:rPr>
                <w:webHidden/>
              </w:rPr>
            </w:r>
            <w:r w:rsidR="001E2D09">
              <w:rPr>
                <w:webHidden/>
              </w:rPr>
              <w:fldChar w:fldCharType="separate"/>
            </w:r>
            <w:r w:rsidR="001E2D09">
              <w:rPr>
                <w:webHidden/>
              </w:rPr>
              <w:t>16</w:t>
            </w:r>
            <w:r w:rsidR="001E2D09">
              <w:rPr>
                <w:webHidden/>
              </w:rPr>
              <w:fldChar w:fldCharType="end"/>
            </w:r>
          </w:hyperlink>
        </w:p>
        <w:p w14:paraId="5BB42699" w14:textId="78CC3ADA"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72" w:history="1">
            <w:r w:rsidR="001E2D09" w:rsidRPr="00143346">
              <w:rPr>
                <w:rStyle w:val="Hyperlink"/>
              </w:rPr>
              <w:t xml:space="preserve">3.6 </w:t>
            </w:r>
            <w:r w:rsidR="001E2D09" w:rsidRPr="00143346">
              <w:rPr>
                <w:rStyle w:val="Hyperlink"/>
                <w:lang w:val="en-US"/>
              </w:rPr>
              <w:t>Beam</w:t>
            </w:r>
            <w:r w:rsidR="001E2D09" w:rsidRPr="00143346">
              <w:rPr>
                <w:rStyle w:val="Hyperlink"/>
              </w:rPr>
              <w:t xml:space="preserve"> </w:t>
            </w:r>
            <w:r w:rsidR="001E2D09" w:rsidRPr="00143346">
              <w:rPr>
                <w:rStyle w:val="Hyperlink"/>
                <w:lang w:val="en-US"/>
              </w:rPr>
              <w:t>Search</w:t>
            </w:r>
            <w:r w:rsidR="001E2D09">
              <w:rPr>
                <w:webHidden/>
              </w:rPr>
              <w:tab/>
            </w:r>
            <w:r w:rsidR="001E2D09">
              <w:rPr>
                <w:webHidden/>
              </w:rPr>
              <w:fldChar w:fldCharType="begin"/>
            </w:r>
            <w:r w:rsidR="001E2D09">
              <w:rPr>
                <w:webHidden/>
              </w:rPr>
              <w:instrText xml:space="preserve"> PAGEREF _Toc144307572 \h </w:instrText>
            </w:r>
            <w:r w:rsidR="001E2D09">
              <w:rPr>
                <w:webHidden/>
              </w:rPr>
            </w:r>
            <w:r w:rsidR="001E2D09">
              <w:rPr>
                <w:webHidden/>
              </w:rPr>
              <w:fldChar w:fldCharType="separate"/>
            </w:r>
            <w:r w:rsidR="001E2D09">
              <w:rPr>
                <w:webHidden/>
              </w:rPr>
              <w:t>17</w:t>
            </w:r>
            <w:r w:rsidR="001E2D09">
              <w:rPr>
                <w:webHidden/>
              </w:rPr>
              <w:fldChar w:fldCharType="end"/>
            </w:r>
          </w:hyperlink>
        </w:p>
        <w:p w14:paraId="2939AB14" w14:textId="1DFB5ED1" w:rsidR="001E2D09" w:rsidRDefault="00000000" w:rsidP="001E2D09">
          <w:pPr>
            <w:pStyle w:val="TOC10"/>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hyperlink w:anchor="_Toc144307573" w:history="1">
            <w:r w:rsidR="001E2D09" w:rsidRPr="00143346">
              <w:rPr>
                <w:rStyle w:val="Hyperlink"/>
                <w:noProof/>
              </w:rPr>
              <w:t>Κεφάλαιο 4: Αποτελέσματα και συμπεράσματα</w:t>
            </w:r>
            <w:r w:rsidR="001E2D09">
              <w:rPr>
                <w:noProof/>
                <w:webHidden/>
              </w:rPr>
              <w:tab/>
            </w:r>
            <w:r w:rsidR="001E2D09">
              <w:rPr>
                <w:noProof/>
                <w:webHidden/>
              </w:rPr>
              <w:fldChar w:fldCharType="begin"/>
            </w:r>
            <w:r w:rsidR="001E2D09">
              <w:rPr>
                <w:noProof/>
                <w:webHidden/>
              </w:rPr>
              <w:instrText xml:space="preserve"> PAGEREF _Toc144307573 \h </w:instrText>
            </w:r>
            <w:r w:rsidR="001E2D09">
              <w:rPr>
                <w:noProof/>
                <w:webHidden/>
              </w:rPr>
            </w:r>
            <w:r w:rsidR="001E2D09">
              <w:rPr>
                <w:webHidden/>
              </w:rPr>
              <w:fldChar w:fldCharType="separate"/>
            </w:r>
            <w:r w:rsidR="001E2D09">
              <w:rPr>
                <w:noProof/>
                <w:webHidden/>
              </w:rPr>
              <w:t>18</w:t>
            </w:r>
            <w:r w:rsidR="001E2D09">
              <w:rPr>
                <w:noProof/>
                <w:webHidden/>
              </w:rPr>
              <w:fldChar w:fldCharType="end"/>
            </w:r>
          </w:hyperlink>
        </w:p>
        <w:p w14:paraId="2464DC88" w14:textId="31545A48"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74" w:history="1">
            <w:r w:rsidR="001E2D09" w:rsidRPr="00143346">
              <w:rPr>
                <w:rStyle w:val="Hyperlink"/>
              </w:rPr>
              <w:t>4.1 Αποτελέσματα</w:t>
            </w:r>
            <w:r w:rsidR="001E2D09">
              <w:rPr>
                <w:webHidden/>
              </w:rPr>
              <w:tab/>
            </w:r>
            <w:r w:rsidR="001E2D09">
              <w:rPr>
                <w:webHidden/>
              </w:rPr>
              <w:fldChar w:fldCharType="begin"/>
            </w:r>
            <w:r w:rsidR="001E2D09">
              <w:rPr>
                <w:webHidden/>
              </w:rPr>
              <w:instrText xml:space="preserve"> PAGEREF _Toc144307574 \h </w:instrText>
            </w:r>
            <w:r w:rsidR="001E2D09">
              <w:rPr>
                <w:webHidden/>
              </w:rPr>
            </w:r>
            <w:r w:rsidR="001E2D09">
              <w:rPr>
                <w:webHidden/>
              </w:rPr>
              <w:fldChar w:fldCharType="separate"/>
            </w:r>
            <w:r w:rsidR="001E2D09">
              <w:rPr>
                <w:webHidden/>
              </w:rPr>
              <w:t>18</w:t>
            </w:r>
            <w:r w:rsidR="001E2D09">
              <w:rPr>
                <w:webHidden/>
              </w:rPr>
              <w:fldChar w:fldCharType="end"/>
            </w:r>
          </w:hyperlink>
        </w:p>
        <w:p w14:paraId="12341150" w14:textId="32C9DA18" w:rsidR="001E2D09" w:rsidRDefault="00000000">
          <w:pPr>
            <w:pStyle w:val="TOC30"/>
            <w:rPr>
              <w:rFonts w:asciiTheme="minorHAnsi" w:eastAsiaTheme="minorEastAsia" w:hAnsiTheme="minorHAnsi" w:cstheme="minorBidi"/>
              <w:color w:val="auto"/>
              <w:kern w:val="2"/>
              <w:sz w:val="22"/>
              <w:szCs w:val="22"/>
              <w:bdr w:val="none" w:sz="0" w:space="0" w:color="auto"/>
              <w14:textOutline w14:w="0" w14:cap="rnd" w14:cmpd="sng" w14:algn="ctr">
                <w14:noFill/>
                <w14:prstDash w14:val="solid"/>
                <w14:bevel/>
              </w14:textOutline>
              <w14:ligatures w14:val="standardContextual"/>
            </w:rPr>
          </w:pPr>
          <w:hyperlink w:anchor="_Toc144307576" w:history="1">
            <w:r w:rsidR="001E2D09" w:rsidRPr="00143346">
              <w:rPr>
                <w:rStyle w:val="Hyperlink"/>
              </w:rPr>
              <w:t>4.1.1 Παραδείγματα τίτλων</w:t>
            </w:r>
            <w:r w:rsidR="001E2D09">
              <w:rPr>
                <w:webHidden/>
              </w:rPr>
              <w:tab/>
            </w:r>
            <w:r w:rsidR="001E2D09">
              <w:rPr>
                <w:webHidden/>
              </w:rPr>
              <w:fldChar w:fldCharType="begin"/>
            </w:r>
            <w:r w:rsidR="001E2D09">
              <w:rPr>
                <w:webHidden/>
              </w:rPr>
              <w:instrText xml:space="preserve"> PAGEREF _Toc144307576 \h </w:instrText>
            </w:r>
            <w:r w:rsidR="001E2D09">
              <w:rPr>
                <w:webHidden/>
              </w:rPr>
            </w:r>
            <w:r w:rsidR="001E2D09">
              <w:rPr>
                <w:webHidden/>
              </w:rPr>
              <w:fldChar w:fldCharType="separate"/>
            </w:r>
            <w:r w:rsidR="001E2D09">
              <w:rPr>
                <w:webHidden/>
              </w:rPr>
              <w:t>18</w:t>
            </w:r>
            <w:r w:rsidR="001E2D09">
              <w:rPr>
                <w:webHidden/>
              </w:rPr>
              <w:fldChar w:fldCharType="end"/>
            </w:r>
          </w:hyperlink>
        </w:p>
        <w:p w14:paraId="07069003" w14:textId="7EEF4C16"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82" w:history="1">
            <w:r w:rsidR="001E2D09" w:rsidRPr="00143346">
              <w:rPr>
                <w:rStyle w:val="Hyperlink"/>
              </w:rPr>
              <w:t>4.2 Συμπεράσματα</w:t>
            </w:r>
            <w:r w:rsidR="001E2D09">
              <w:rPr>
                <w:webHidden/>
              </w:rPr>
              <w:tab/>
            </w:r>
            <w:r w:rsidR="001E2D09">
              <w:rPr>
                <w:webHidden/>
              </w:rPr>
              <w:fldChar w:fldCharType="begin"/>
            </w:r>
            <w:r w:rsidR="001E2D09">
              <w:rPr>
                <w:webHidden/>
              </w:rPr>
              <w:instrText xml:space="preserve"> PAGEREF _Toc144307582 \h </w:instrText>
            </w:r>
            <w:r w:rsidR="001E2D09">
              <w:rPr>
                <w:webHidden/>
              </w:rPr>
            </w:r>
            <w:r w:rsidR="001E2D09">
              <w:rPr>
                <w:webHidden/>
              </w:rPr>
              <w:fldChar w:fldCharType="separate"/>
            </w:r>
            <w:r w:rsidR="001E2D09">
              <w:rPr>
                <w:webHidden/>
              </w:rPr>
              <w:t>21</w:t>
            </w:r>
            <w:r w:rsidR="001E2D09">
              <w:rPr>
                <w:webHidden/>
              </w:rPr>
              <w:fldChar w:fldCharType="end"/>
            </w:r>
          </w:hyperlink>
        </w:p>
        <w:p w14:paraId="21CF6A48" w14:textId="2AFC0EC7" w:rsidR="001E2D09" w:rsidRDefault="00000000" w:rsidP="001E2D09">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hyperlink w:anchor="_Toc144307583" w:history="1">
            <w:r w:rsidR="001E2D09" w:rsidRPr="00143346">
              <w:rPr>
                <w:rStyle w:val="Hyperlink"/>
              </w:rPr>
              <w:t>4.3 Μελλοντικές βελτιώσεις</w:t>
            </w:r>
            <w:r w:rsidR="001E2D09">
              <w:rPr>
                <w:webHidden/>
              </w:rPr>
              <w:tab/>
            </w:r>
            <w:r w:rsidR="001E2D09">
              <w:rPr>
                <w:webHidden/>
              </w:rPr>
              <w:fldChar w:fldCharType="begin"/>
            </w:r>
            <w:r w:rsidR="001E2D09">
              <w:rPr>
                <w:webHidden/>
              </w:rPr>
              <w:instrText xml:space="preserve"> PAGEREF _Toc144307583 \h </w:instrText>
            </w:r>
            <w:r w:rsidR="001E2D09">
              <w:rPr>
                <w:webHidden/>
              </w:rPr>
            </w:r>
            <w:r w:rsidR="001E2D09">
              <w:rPr>
                <w:webHidden/>
              </w:rPr>
              <w:fldChar w:fldCharType="separate"/>
            </w:r>
            <w:r w:rsidR="001E2D09">
              <w:rPr>
                <w:webHidden/>
              </w:rPr>
              <w:t>21</w:t>
            </w:r>
            <w:r w:rsidR="001E2D09">
              <w:rPr>
                <w:webHidden/>
              </w:rPr>
              <w:fldChar w:fldCharType="end"/>
            </w:r>
          </w:hyperlink>
        </w:p>
        <w:p w14:paraId="2D2CFF8F" w14:textId="793CD270" w:rsidR="001E2D09" w:rsidRDefault="00000000" w:rsidP="001E2D09">
          <w:pPr>
            <w:pStyle w:val="TOC10"/>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hyperlink w:anchor="_Toc144307584" w:history="1">
            <w:r w:rsidR="001E2D09" w:rsidRPr="00143346">
              <w:rPr>
                <w:rStyle w:val="Hyperlink"/>
                <w:noProof/>
              </w:rPr>
              <w:t>Βιβλιογραφία</w:t>
            </w:r>
            <w:r w:rsidR="001E2D09">
              <w:rPr>
                <w:noProof/>
                <w:webHidden/>
              </w:rPr>
              <w:tab/>
            </w:r>
            <w:r w:rsidR="001E2D09">
              <w:rPr>
                <w:noProof/>
                <w:webHidden/>
              </w:rPr>
              <w:fldChar w:fldCharType="begin"/>
            </w:r>
            <w:r w:rsidR="001E2D09">
              <w:rPr>
                <w:noProof/>
                <w:webHidden/>
              </w:rPr>
              <w:instrText xml:space="preserve"> PAGEREF _Toc144307584 \h </w:instrText>
            </w:r>
            <w:r w:rsidR="001E2D09">
              <w:rPr>
                <w:noProof/>
                <w:webHidden/>
              </w:rPr>
            </w:r>
            <w:r w:rsidR="001E2D09">
              <w:rPr>
                <w:webHidden/>
              </w:rPr>
              <w:fldChar w:fldCharType="separate"/>
            </w:r>
            <w:r w:rsidR="001E2D09">
              <w:rPr>
                <w:noProof/>
                <w:webHidden/>
              </w:rPr>
              <w:t>22</w:t>
            </w:r>
            <w:r w:rsidR="001E2D09">
              <w:rPr>
                <w:noProof/>
                <w:webHidden/>
              </w:rPr>
              <w:fldChar w:fldCharType="end"/>
            </w:r>
          </w:hyperlink>
        </w:p>
        <w:p w14:paraId="04847CC9" w14:textId="3254DBA7" w:rsidR="00CD4302" w:rsidRDefault="00CD4302">
          <w:r>
            <w:rPr>
              <w:b/>
              <w:bCs/>
              <w:noProof/>
            </w:rPr>
            <w:fldChar w:fldCharType="end"/>
          </w:r>
        </w:p>
      </w:sdtContent>
    </w:sdt>
    <w:p w14:paraId="7CB3E5DC" w14:textId="04577DF6" w:rsidR="00B2746A" w:rsidRDefault="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1C861652" w14:textId="77777777" w:rsidR="00B2746A" w:rsidRDefault="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F1302C2" w14:textId="77777777" w:rsidR="00B2746A" w:rsidRPr="00A66369" w:rsidRDefault="00B2746A" w:rsidP="00B2746A">
      <w:pPr>
        <w:pStyle w:val="a0"/>
        <w:jc w:val="left"/>
        <w:rPr>
          <w:lang w:val="en-US"/>
        </w:rPr>
        <w:sectPr w:rsidR="00B2746A" w:rsidRPr="00A66369" w:rsidSect="00F749F7">
          <w:headerReference w:type="default" r:id="rId19"/>
          <w:footerReference w:type="even" r:id="rId20"/>
          <w:pgSz w:w="11906" w:h="16838"/>
          <w:pgMar w:top="1134" w:right="1134" w:bottom="1134" w:left="1134" w:header="709" w:footer="851" w:gutter="0"/>
          <w:cols w:space="720"/>
          <w:titlePg/>
        </w:sectPr>
      </w:pPr>
    </w:p>
    <w:p w14:paraId="0FC37795" w14:textId="3943D606" w:rsidR="00614238" w:rsidRDefault="00614238" w:rsidP="00614238">
      <w:pPr>
        <w:pStyle w:val="a4"/>
      </w:pPr>
      <w:r>
        <w:lastRenderedPageBreak/>
        <w:t xml:space="preserve">Κατάλογος Σχημάτων </w:t>
      </w:r>
    </w:p>
    <w:p w14:paraId="3EBB6936" w14:textId="1A179477" w:rsidR="001730F0" w:rsidRDefault="001730F0" w:rsidP="00311478">
      <w:pPr>
        <w:pStyle w:val="TOC20"/>
        <w:rPr>
          <w:rFonts w:asciiTheme="minorHAnsi" w:eastAsiaTheme="minorEastAsia" w:hAnsiTheme="minorHAnsi" w:cstheme="minorBidi"/>
          <w:kern w:val="2"/>
          <w:sz w:val="22"/>
          <w:szCs w:val="22"/>
          <w:bdr w:val="none" w:sz="0" w:space="0" w:color="auto"/>
          <w14:ligatures w14:val="standardContextual"/>
        </w:rPr>
      </w:pPr>
      <w:r>
        <w:fldChar w:fldCharType="begin"/>
      </w:r>
      <w:r>
        <w:instrText xml:space="preserve"> TOC \h \z \c "Σχήμα" </w:instrText>
      </w:r>
      <w:r>
        <w:fldChar w:fldCharType="separate"/>
      </w:r>
      <w:hyperlink w:anchor="_Toc144147737" w:history="1">
        <w:r w:rsidRPr="0005202A">
          <w:rPr>
            <w:rStyle w:val="Hyperlink"/>
          </w:rPr>
          <w:t>Σχήμα 1:Διαδικάσια παραγωγής τίτλου</w:t>
        </w:r>
        <w:r>
          <w:rPr>
            <w:webHidden/>
          </w:rPr>
          <w:tab/>
        </w:r>
        <w:r>
          <w:rPr>
            <w:webHidden/>
          </w:rPr>
          <w:fldChar w:fldCharType="begin"/>
        </w:r>
        <w:r>
          <w:rPr>
            <w:webHidden/>
          </w:rPr>
          <w:instrText xml:space="preserve"> PAGEREF _Toc144147737 \h </w:instrText>
        </w:r>
        <w:r>
          <w:rPr>
            <w:webHidden/>
          </w:rPr>
        </w:r>
        <w:r>
          <w:rPr>
            <w:webHidden/>
          </w:rPr>
          <w:fldChar w:fldCharType="separate"/>
        </w:r>
        <w:r w:rsidR="002F605F">
          <w:rPr>
            <w:webHidden/>
          </w:rPr>
          <w:t>12</w:t>
        </w:r>
        <w:r>
          <w:rPr>
            <w:webHidden/>
          </w:rPr>
          <w:fldChar w:fldCharType="end"/>
        </w:r>
      </w:hyperlink>
    </w:p>
    <w:p w14:paraId="36BFFF3B" w14:textId="52A33179" w:rsidR="001730F0" w:rsidRDefault="00000000" w:rsidP="00311478">
      <w:pPr>
        <w:pStyle w:val="TOC20"/>
        <w:rPr>
          <w:rFonts w:asciiTheme="minorHAnsi" w:eastAsiaTheme="minorEastAsia" w:hAnsiTheme="minorHAnsi" w:cstheme="minorBidi"/>
          <w:kern w:val="2"/>
          <w:sz w:val="22"/>
          <w:szCs w:val="22"/>
          <w:bdr w:val="none" w:sz="0" w:space="0" w:color="auto"/>
          <w14:ligatures w14:val="standardContextual"/>
        </w:rPr>
      </w:pPr>
      <w:hyperlink w:anchor="_Toc144147738" w:history="1">
        <w:r w:rsidR="001730F0" w:rsidRPr="0005202A">
          <w:rPr>
            <w:rStyle w:val="Hyperlink"/>
          </w:rPr>
          <w:t>Σχήμα 2:Επίπεδα Νευρωνικού δικτύου</w:t>
        </w:r>
        <w:r w:rsidR="001730F0">
          <w:rPr>
            <w:webHidden/>
          </w:rPr>
          <w:tab/>
        </w:r>
        <w:r w:rsidR="001730F0">
          <w:rPr>
            <w:webHidden/>
          </w:rPr>
          <w:fldChar w:fldCharType="begin"/>
        </w:r>
        <w:r w:rsidR="001730F0">
          <w:rPr>
            <w:webHidden/>
          </w:rPr>
          <w:instrText xml:space="preserve"> PAGEREF _Toc144147738 \h </w:instrText>
        </w:r>
        <w:r w:rsidR="001730F0">
          <w:rPr>
            <w:webHidden/>
          </w:rPr>
        </w:r>
        <w:r w:rsidR="001730F0">
          <w:rPr>
            <w:webHidden/>
          </w:rPr>
          <w:fldChar w:fldCharType="separate"/>
        </w:r>
        <w:r w:rsidR="002F605F">
          <w:rPr>
            <w:webHidden/>
          </w:rPr>
          <w:t>15</w:t>
        </w:r>
        <w:r w:rsidR="001730F0">
          <w:rPr>
            <w:webHidden/>
          </w:rPr>
          <w:fldChar w:fldCharType="end"/>
        </w:r>
      </w:hyperlink>
    </w:p>
    <w:p w14:paraId="6342CDFB" w14:textId="7EAF4043" w:rsidR="00B2746A" w:rsidRPr="0049477E" w:rsidRDefault="001730F0" w:rsidP="00311478">
      <w:pPr>
        <w:pStyle w:val="TOC20"/>
        <w:sectPr w:rsidR="00B2746A" w:rsidRPr="0049477E" w:rsidSect="00F749F7">
          <w:headerReference w:type="default" r:id="rId21"/>
          <w:pgSz w:w="11906" w:h="16838"/>
          <w:pgMar w:top="1134" w:right="1134" w:bottom="1134" w:left="1134" w:header="709" w:footer="851" w:gutter="0"/>
          <w:cols w:space="720"/>
          <w:titlePg/>
        </w:sectPr>
      </w:pPr>
      <w:r>
        <w:fldChar w:fldCharType="end"/>
      </w:r>
    </w:p>
    <w:p w14:paraId="14E50F7F" w14:textId="77777777" w:rsidR="00FD3926" w:rsidRDefault="00070596" w:rsidP="00A53806">
      <w:pPr>
        <w:pStyle w:val="a4"/>
      </w:pPr>
      <w:bookmarkStart w:id="5" w:name="_Toc144307545"/>
      <w:r>
        <w:lastRenderedPageBreak/>
        <w:t>Κατάλογος</w:t>
      </w:r>
      <w:r w:rsidR="009717E1">
        <w:t xml:space="preserve"> </w:t>
      </w:r>
      <w:r>
        <w:t>Εικόνων</w:t>
      </w:r>
      <w:bookmarkEnd w:id="5"/>
      <w:r w:rsidR="009717E1">
        <w:t xml:space="preserve"> </w:t>
      </w:r>
    </w:p>
    <w:p w14:paraId="24A69921" w14:textId="1B8E6B95" w:rsidR="00614238" w:rsidRDefault="0001724B" w:rsidP="00614238">
      <w:pPr>
        <w:pStyle w:val="TOC20"/>
        <w:rPr>
          <w:rFonts w:asciiTheme="minorHAnsi" w:eastAsiaTheme="minorEastAsia" w:hAnsiTheme="minorHAnsi" w:cstheme="minorBidi"/>
          <w:kern w:val="2"/>
          <w:sz w:val="22"/>
          <w:szCs w:val="22"/>
          <w:bdr w:val="none" w:sz="0" w:space="0" w:color="auto"/>
          <w14:ligatures w14:val="standardContextual"/>
        </w:rPr>
      </w:pPr>
      <w:r>
        <w:fldChar w:fldCharType="begin"/>
      </w:r>
      <w:r>
        <w:instrText xml:space="preserve"> TOC \h \z \c "Εικόνα" </w:instrText>
      </w:r>
      <w:r>
        <w:fldChar w:fldCharType="separate"/>
      </w:r>
      <w:hyperlink w:anchor="_Toc144321993" w:history="1">
        <w:r w:rsidR="00614238" w:rsidRPr="00620BF8">
          <w:rPr>
            <w:rStyle w:val="Hyperlink"/>
          </w:rPr>
          <w:t>Εικόνα 2: Δομή σετ-δεδομένων flickr8k</w:t>
        </w:r>
        <w:r w:rsidR="00614238">
          <w:rPr>
            <w:webHidden/>
          </w:rPr>
          <w:tab/>
        </w:r>
        <w:r w:rsidR="00614238">
          <w:rPr>
            <w:webHidden/>
          </w:rPr>
          <w:fldChar w:fldCharType="begin"/>
        </w:r>
        <w:r w:rsidR="00614238">
          <w:rPr>
            <w:webHidden/>
          </w:rPr>
          <w:instrText xml:space="preserve"> PAGEREF _Toc144321993 \h </w:instrText>
        </w:r>
        <w:r w:rsidR="00614238">
          <w:rPr>
            <w:webHidden/>
          </w:rPr>
        </w:r>
        <w:r w:rsidR="00614238">
          <w:rPr>
            <w:webHidden/>
          </w:rPr>
          <w:fldChar w:fldCharType="separate"/>
        </w:r>
        <w:r w:rsidR="00614238">
          <w:rPr>
            <w:webHidden/>
          </w:rPr>
          <w:t>11</w:t>
        </w:r>
        <w:r w:rsidR="00614238">
          <w:rPr>
            <w:webHidden/>
          </w:rPr>
          <w:fldChar w:fldCharType="end"/>
        </w:r>
      </w:hyperlink>
    </w:p>
    <w:p w14:paraId="264D5DD6" w14:textId="79FD811D"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1994" w:history="1">
        <w:r w:rsidR="00614238" w:rsidRPr="00620BF8">
          <w:rPr>
            <w:rStyle w:val="Hyperlink"/>
          </w:rPr>
          <w:t>Εικόνα 3: Ο τίτλος της εικόνας πριν και μετά την επεξεργασία.</w:t>
        </w:r>
        <w:r w:rsidR="00614238">
          <w:rPr>
            <w:webHidden/>
          </w:rPr>
          <w:tab/>
        </w:r>
        <w:r w:rsidR="00614238">
          <w:rPr>
            <w:webHidden/>
          </w:rPr>
          <w:fldChar w:fldCharType="begin"/>
        </w:r>
        <w:r w:rsidR="00614238">
          <w:rPr>
            <w:webHidden/>
          </w:rPr>
          <w:instrText xml:space="preserve"> PAGEREF _Toc144321994 \h </w:instrText>
        </w:r>
        <w:r w:rsidR="00614238">
          <w:rPr>
            <w:webHidden/>
          </w:rPr>
        </w:r>
        <w:r w:rsidR="00614238">
          <w:rPr>
            <w:webHidden/>
          </w:rPr>
          <w:fldChar w:fldCharType="separate"/>
        </w:r>
        <w:r w:rsidR="00614238">
          <w:rPr>
            <w:webHidden/>
          </w:rPr>
          <w:t>13</w:t>
        </w:r>
        <w:r w:rsidR="00614238">
          <w:rPr>
            <w:webHidden/>
          </w:rPr>
          <w:fldChar w:fldCharType="end"/>
        </w:r>
      </w:hyperlink>
    </w:p>
    <w:p w14:paraId="011592DE" w14:textId="38051DD4"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1995" w:history="1">
        <w:r w:rsidR="00614238" w:rsidRPr="00620BF8">
          <w:rPr>
            <w:rStyle w:val="Hyperlink"/>
          </w:rPr>
          <w:t>Εικόνα 4: Αποτέλεσμα λεξικού train_captions.</w:t>
        </w:r>
        <w:r w:rsidR="00614238">
          <w:rPr>
            <w:webHidden/>
          </w:rPr>
          <w:tab/>
        </w:r>
        <w:r w:rsidR="00614238">
          <w:rPr>
            <w:webHidden/>
          </w:rPr>
          <w:fldChar w:fldCharType="begin"/>
        </w:r>
        <w:r w:rsidR="00614238">
          <w:rPr>
            <w:webHidden/>
          </w:rPr>
          <w:instrText xml:space="preserve"> PAGEREF _Toc144321995 \h </w:instrText>
        </w:r>
        <w:r w:rsidR="00614238">
          <w:rPr>
            <w:webHidden/>
          </w:rPr>
        </w:r>
        <w:r w:rsidR="00614238">
          <w:rPr>
            <w:webHidden/>
          </w:rPr>
          <w:fldChar w:fldCharType="separate"/>
        </w:r>
        <w:r w:rsidR="00614238">
          <w:rPr>
            <w:webHidden/>
          </w:rPr>
          <w:t>14</w:t>
        </w:r>
        <w:r w:rsidR="00614238">
          <w:rPr>
            <w:webHidden/>
          </w:rPr>
          <w:fldChar w:fldCharType="end"/>
        </w:r>
      </w:hyperlink>
    </w:p>
    <w:p w14:paraId="33B00400" w14:textId="4A097B39"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1996" w:history="1">
        <w:r w:rsidR="00614238" w:rsidRPr="00620BF8">
          <w:rPr>
            <w:rStyle w:val="Hyperlink"/>
          </w:rPr>
          <w:t>Εικόνα 5: Αποτελέσματα λεξικού test_features</w:t>
        </w:r>
        <w:r w:rsidR="00614238">
          <w:rPr>
            <w:webHidden/>
          </w:rPr>
          <w:tab/>
        </w:r>
        <w:r w:rsidR="00614238">
          <w:rPr>
            <w:webHidden/>
          </w:rPr>
          <w:fldChar w:fldCharType="begin"/>
        </w:r>
        <w:r w:rsidR="00614238">
          <w:rPr>
            <w:webHidden/>
          </w:rPr>
          <w:instrText xml:space="preserve"> PAGEREF _Toc144321996 \h </w:instrText>
        </w:r>
        <w:r w:rsidR="00614238">
          <w:rPr>
            <w:webHidden/>
          </w:rPr>
        </w:r>
        <w:r w:rsidR="00614238">
          <w:rPr>
            <w:webHidden/>
          </w:rPr>
          <w:fldChar w:fldCharType="separate"/>
        </w:r>
        <w:r w:rsidR="00614238">
          <w:rPr>
            <w:webHidden/>
          </w:rPr>
          <w:t>14</w:t>
        </w:r>
        <w:r w:rsidR="00614238">
          <w:rPr>
            <w:webHidden/>
          </w:rPr>
          <w:fldChar w:fldCharType="end"/>
        </w:r>
      </w:hyperlink>
    </w:p>
    <w:p w14:paraId="02963412" w14:textId="1198E4AE"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1997" w:history="1">
        <w:r w:rsidR="00614238" w:rsidRPr="00620BF8">
          <w:rPr>
            <w:rStyle w:val="Hyperlink"/>
          </w:rPr>
          <w:t>Εικόνα 6: Αποτέλεσμα λεξικού train_encoded_captions.</w:t>
        </w:r>
        <w:r w:rsidR="00614238">
          <w:rPr>
            <w:webHidden/>
          </w:rPr>
          <w:tab/>
        </w:r>
        <w:r w:rsidR="00614238">
          <w:rPr>
            <w:webHidden/>
          </w:rPr>
          <w:fldChar w:fldCharType="begin"/>
        </w:r>
        <w:r w:rsidR="00614238">
          <w:rPr>
            <w:webHidden/>
          </w:rPr>
          <w:instrText xml:space="preserve"> PAGEREF _Toc144321997 \h </w:instrText>
        </w:r>
        <w:r w:rsidR="00614238">
          <w:rPr>
            <w:webHidden/>
          </w:rPr>
        </w:r>
        <w:r w:rsidR="00614238">
          <w:rPr>
            <w:webHidden/>
          </w:rPr>
          <w:fldChar w:fldCharType="separate"/>
        </w:r>
        <w:r w:rsidR="00614238">
          <w:rPr>
            <w:webHidden/>
          </w:rPr>
          <w:t>15</w:t>
        </w:r>
        <w:r w:rsidR="00614238">
          <w:rPr>
            <w:webHidden/>
          </w:rPr>
          <w:fldChar w:fldCharType="end"/>
        </w:r>
      </w:hyperlink>
    </w:p>
    <w:p w14:paraId="57583AC4" w14:textId="4EF53A63"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1998" w:history="1">
        <w:r w:rsidR="00614238" w:rsidRPr="00620BF8">
          <w:rPr>
            <w:rStyle w:val="Hyperlink"/>
          </w:rPr>
          <w:t>Εικόνα 7: Παράδειγμα 1</w:t>
        </w:r>
        <w:r w:rsidR="00614238">
          <w:rPr>
            <w:webHidden/>
          </w:rPr>
          <w:tab/>
        </w:r>
        <w:r w:rsidR="00614238">
          <w:rPr>
            <w:webHidden/>
          </w:rPr>
          <w:fldChar w:fldCharType="begin"/>
        </w:r>
        <w:r w:rsidR="00614238">
          <w:rPr>
            <w:webHidden/>
          </w:rPr>
          <w:instrText xml:space="preserve"> PAGEREF _Toc144321998 \h </w:instrText>
        </w:r>
        <w:r w:rsidR="00614238">
          <w:rPr>
            <w:webHidden/>
          </w:rPr>
        </w:r>
        <w:r w:rsidR="00614238">
          <w:rPr>
            <w:webHidden/>
          </w:rPr>
          <w:fldChar w:fldCharType="separate"/>
        </w:r>
        <w:r w:rsidR="00614238">
          <w:rPr>
            <w:webHidden/>
          </w:rPr>
          <w:t>19</w:t>
        </w:r>
        <w:r w:rsidR="00614238">
          <w:rPr>
            <w:webHidden/>
          </w:rPr>
          <w:fldChar w:fldCharType="end"/>
        </w:r>
      </w:hyperlink>
    </w:p>
    <w:p w14:paraId="6ED35771" w14:textId="2835E736"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1999" w:history="1">
        <w:r w:rsidR="00614238" w:rsidRPr="00620BF8">
          <w:rPr>
            <w:rStyle w:val="Hyperlink"/>
          </w:rPr>
          <w:t>Εικόνα 8: Παράδειγμα 2</w:t>
        </w:r>
        <w:r w:rsidR="00614238">
          <w:rPr>
            <w:webHidden/>
          </w:rPr>
          <w:tab/>
        </w:r>
        <w:r w:rsidR="00614238">
          <w:rPr>
            <w:webHidden/>
          </w:rPr>
          <w:fldChar w:fldCharType="begin"/>
        </w:r>
        <w:r w:rsidR="00614238">
          <w:rPr>
            <w:webHidden/>
          </w:rPr>
          <w:instrText xml:space="preserve"> PAGEREF _Toc144321999 \h </w:instrText>
        </w:r>
        <w:r w:rsidR="00614238">
          <w:rPr>
            <w:webHidden/>
          </w:rPr>
        </w:r>
        <w:r w:rsidR="00614238">
          <w:rPr>
            <w:webHidden/>
          </w:rPr>
          <w:fldChar w:fldCharType="separate"/>
        </w:r>
        <w:r w:rsidR="00614238">
          <w:rPr>
            <w:webHidden/>
          </w:rPr>
          <w:t>19</w:t>
        </w:r>
        <w:r w:rsidR="00614238">
          <w:rPr>
            <w:webHidden/>
          </w:rPr>
          <w:fldChar w:fldCharType="end"/>
        </w:r>
      </w:hyperlink>
    </w:p>
    <w:p w14:paraId="3CCE883B" w14:textId="66F968A8"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2000" w:history="1">
        <w:r w:rsidR="00614238" w:rsidRPr="00620BF8">
          <w:rPr>
            <w:rStyle w:val="Hyperlink"/>
          </w:rPr>
          <w:t>Εικόνα 9: Παράδειγμα 3</w:t>
        </w:r>
        <w:r w:rsidR="00614238">
          <w:rPr>
            <w:webHidden/>
          </w:rPr>
          <w:tab/>
        </w:r>
        <w:r w:rsidR="00614238">
          <w:rPr>
            <w:webHidden/>
          </w:rPr>
          <w:fldChar w:fldCharType="begin"/>
        </w:r>
        <w:r w:rsidR="00614238">
          <w:rPr>
            <w:webHidden/>
          </w:rPr>
          <w:instrText xml:space="preserve"> PAGEREF _Toc144322000 \h </w:instrText>
        </w:r>
        <w:r w:rsidR="00614238">
          <w:rPr>
            <w:webHidden/>
          </w:rPr>
        </w:r>
        <w:r w:rsidR="00614238">
          <w:rPr>
            <w:webHidden/>
          </w:rPr>
          <w:fldChar w:fldCharType="separate"/>
        </w:r>
        <w:r w:rsidR="00614238">
          <w:rPr>
            <w:webHidden/>
          </w:rPr>
          <w:t>20</w:t>
        </w:r>
        <w:r w:rsidR="00614238">
          <w:rPr>
            <w:webHidden/>
          </w:rPr>
          <w:fldChar w:fldCharType="end"/>
        </w:r>
      </w:hyperlink>
    </w:p>
    <w:p w14:paraId="5A4D14C7" w14:textId="25913688"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2001" w:history="1">
        <w:r w:rsidR="00614238" w:rsidRPr="00620BF8">
          <w:rPr>
            <w:rStyle w:val="Hyperlink"/>
          </w:rPr>
          <w:t>Εικόνα 10: Παράδειγμα 4</w:t>
        </w:r>
        <w:r w:rsidR="00614238">
          <w:rPr>
            <w:webHidden/>
          </w:rPr>
          <w:tab/>
        </w:r>
        <w:r w:rsidR="00614238">
          <w:rPr>
            <w:webHidden/>
          </w:rPr>
          <w:fldChar w:fldCharType="begin"/>
        </w:r>
        <w:r w:rsidR="00614238">
          <w:rPr>
            <w:webHidden/>
          </w:rPr>
          <w:instrText xml:space="preserve"> PAGEREF _Toc144322001 \h </w:instrText>
        </w:r>
        <w:r w:rsidR="00614238">
          <w:rPr>
            <w:webHidden/>
          </w:rPr>
        </w:r>
        <w:r w:rsidR="00614238">
          <w:rPr>
            <w:webHidden/>
          </w:rPr>
          <w:fldChar w:fldCharType="separate"/>
        </w:r>
        <w:r w:rsidR="00614238">
          <w:rPr>
            <w:webHidden/>
          </w:rPr>
          <w:t>20</w:t>
        </w:r>
        <w:r w:rsidR="00614238">
          <w:rPr>
            <w:webHidden/>
          </w:rPr>
          <w:fldChar w:fldCharType="end"/>
        </w:r>
      </w:hyperlink>
    </w:p>
    <w:p w14:paraId="5A22EBDC" w14:textId="46C3BD1B" w:rsidR="00614238" w:rsidRDefault="00000000" w:rsidP="00614238">
      <w:pPr>
        <w:pStyle w:val="TOC20"/>
        <w:rPr>
          <w:rFonts w:asciiTheme="minorHAnsi" w:eastAsiaTheme="minorEastAsia" w:hAnsiTheme="minorHAnsi" w:cstheme="minorBidi"/>
          <w:kern w:val="2"/>
          <w:sz w:val="22"/>
          <w:szCs w:val="22"/>
          <w:bdr w:val="none" w:sz="0" w:space="0" w:color="auto"/>
          <w14:ligatures w14:val="standardContextual"/>
        </w:rPr>
      </w:pPr>
      <w:hyperlink w:anchor="_Toc144322002" w:history="1">
        <w:r w:rsidR="00614238" w:rsidRPr="00620BF8">
          <w:rPr>
            <w:rStyle w:val="Hyperlink"/>
          </w:rPr>
          <w:t>Εικόνα 11: Παράδειγμα 5</w:t>
        </w:r>
        <w:r w:rsidR="00614238">
          <w:rPr>
            <w:webHidden/>
          </w:rPr>
          <w:tab/>
        </w:r>
        <w:r w:rsidR="00614238">
          <w:rPr>
            <w:webHidden/>
          </w:rPr>
          <w:fldChar w:fldCharType="begin"/>
        </w:r>
        <w:r w:rsidR="00614238">
          <w:rPr>
            <w:webHidden/>
          </w:rPr>
          <w:instrText xml:space="preserve"> PAGEREF _Toc144322002 \h </w:instrText>
        </w:r>
        <w:r w:rsidR="00614238">
          <w:rPr>
            <w:webHidden/>
          </w:rPr>
        </w:r>
        <w:r w:rsidR="00614238">
          <w:rPr>
            <w:webHidden/>
          </w:rPr>
          <w:fldChar w:fldCharType="separate"/>
        </w:r>
        <w:r w:rsidR="00614238">
          <w:rPr>
            <w:webHidden/>
          </w:rPr>
          <w:t>21</w:t>
        </w:r>
        <w:r w:rsidR="00614238">
          <w:rPr>
            <w:webHidden/>
          </w:rPr>
          <w:fldChar w:fldCharType="end"/>
        </w:r>
      </w:hyperlink>
    </w:p>
    <w:p w14:paraId="16AC7D21" w14:textId="08BF4166" w:rsidR="0001724B" w:rsidRPr="0049477E" w:rsidRDefault="0001724B" w:rsidP="00614238">
      <w:pPr>
        <w:pStyle w:val="TOC20"/>
        <w:sectPr w:rsidR="0001724B" w:rsidRPr="0049477E" w:rsidSect="00F749F7">
          <w:headerReference w:type="default" r:id="rId22"/>
          <w:pgSz w:w="11906" w:h="16838"/>
          <w:pgMar w:top="1134" w:right="1134" w:bottom="1134" w:left="1134" w:header="709" w:footer="851" w:gutter="0"/>
          <w:cols w:space="720"/>
          <w:titlePg/>
        </w:sectPr>
      </w:pPr>
      <w:r>
        <w:fldChar w:fldCharType="end"/>
      </w:r>
    </w:p>
    <w:p w14:paraId="73BD6F95" w14:textId="70355957" w:rsidR="00FD3926" w:rsidRPr="00E503A6" w:rsidRDefault="00A53806" w:rsidP="00E503A6">
      <w:pPr>
        <w:pStyle w:val="a4"/>
      </w:pPr>
      <w:bookmarkStart w:id="6" w:name="_Toc144307546"/>
      <w:r>
        <w:lastRenderedPageBreak/>
        <w:t>Κατάλογος</w:t>
      </w:r>
      <w:r w:rsidR="009717E1">
        <w:t xml:space="preserve"> </w:t>
      </w:r>
      <w:r>
        <w:t>Πινάκων</w:t>
      </w:r>
      <w:bookmarkEnd w:id="6"/>
      <w:r w:rsidR="009717E1">
        <w:t xml:space="preserve"> </w:t>
      </w:r>
    </w:p>
    <w:p w14:paraId="6EF2471E" w14:textId="436FD0C4" w:rsidR="001730F0" w:rsidRDefault="009717E1" w:rsidP="00614238">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r>
        <w:rPr>
          <w:rFonts w:eastAsia="Play"/>
          <w:caps/>
          <w:sz w:val="28"/>
          <w:szCs w:val="28"/>
          <w:shd w:val="clear" w:color="auto" w:fill="FFFFFF"/>
        </w:rPr>
        <w:fldChar w:fldCharType="begin"/>
      </w:r>
      <w:r>
        <w:instrText xml:space="preserve"> TOC \t "Τίτλος_Πίνακα, 1"</w:instrText>
      </w:r>
      <w:r>
        <w:rPr>
          <w:rFonts w:eastAsia="Play"/>
          <w:caps/>
          <w:sz w:val="28"/>
          <w:szCs w:val="28"/>
          <w:shd w:val="clear" w:color="auto" w:fill="FFFFFF"/>
        </w:rPr>
        <w:fldChar w:fldCharType="separate"/>
      </w:r>
      <w:r w:rsidR="001730F0">
        <w:t>Πίνακας 1:Αποτελέσματα εκπαίδευσης</w:t>
      </w:r>
      <w:r w:rsidR="001730F0">
        <w:tab/>
      </w:r>
      <w:r w:rsidR="001730F0">
        <w:fldChar w:fldCharType="begin"/>
      </w:r>
      <w:r w:rsidR="001730F0">
        <w:instrText xml:space="preserve"> PAGEREF _Toc144147529 \h </w:instrText>
      </w:r>
      <w:r w:rsidR="001730F0">
        <w:fldChar w:fldCharType="separate"/>
      </w:r>
      <w:r w:rsidR="002F605F">
        <w:t>16</w:t>
      </w:r>
      <w:r w:rsidR="001730F0">
        <w:fldChar w:fldCharType="end"/>
      </w:r>
    </w:p>
    <w:p w14:paraId="5F9F46CD" w14:textId="6B8C0FCE" w:rsidR="001730F0" w:rsidRDefault="001730F0" w:rsidP="00614238">
      <w:pPr>
        <w:pStyle w:val="TOC20"/>
        <w:rPr>
          <w:rFonts w:asciiTheme="minorHAnsi" w:eastAsiaTheme="minorEastAsia" w:hAnsiTheme="minorHAnsi" w:cstheme="minorBidi"/>
          <w:caps/>
          <w:color w:val="auto"/>
          <w:kern w:val="2"/>
          <w:sz w:val="22"/>
          <w:szCs w:val="22"/>
          <w:bdr w:val="none" w:sz="0" w:space="0" w:color="auto"/>
          <w14:textOutline w14:w="0" w14:cap="rnd" w14:cmpd="sng" w14:algn="ctr">
            <w14:noFill/>
            <w14:prstDash w14:val="solid"/>
            <w14:bevel/>
          </w14:textOutline>
          <w14:ligatures w14:val="standardContextual"/>
        </w:rPr>
      </w:pPr>
      <w:r>
        <w:t>Πίνακας 2:Σύγκριση του μοντέλου με άλλες υλοποιήσεις</w:t>
      </w:r>
      <w:r>
        <w:tab/>
      </w:r>
      <w:r>
        <w:fldChar w:fldCharType="begin"/>
      </w:r>
      <w:r>
        <w:instrText xml:space="preserve"> PAGEREF _Toc144147530 \h </w:instrText>
      </w:r>
      <w:r>
        <w:fldChar w:fldCharType="separate"/>
      </w:r>
      <w:r w:rsidR="002F605F">
        <w:t>17</w:t>
      </w:r>
      <w:r>
        <w:fldChar w:fldCharType="end"/>
      </w:r>
    </w:p>
    <w:p w14:paraId="214D0548" w14:textId="12279A76" w:rsidR="00AA3304" w:rsidRPr="002D06E7" w:rsidRDefault="009717E1" w:rsidP="00614238">
      <w:pPr>
        <w:pStyle w:val="TOC20"/>
      </w:pPr>
      <w:r>
        <w:fldChar w:fldCharType="end"/>
      </w:r>
    </w:p>
    <w:p w14:paraId="55FD0DC0" w14:textId="77777777" w:rsidR="00B2746A" w:rsidRPr="0049477E" w:rsidRDefault="00B2746A" w:rsidP="00B2746A">
      <w:pPr>
        <w:pStyle w:val="a0"/>
        <w:jc w:val="left"/>
        <w:sectPr w:rsidR="00B2746A" w:rsidRPr="0049477E" w:rsidSect="00F749F7">
          <w:headerReference w:type="default" r:id="rId23"/>
          <w:pgSz w:w="11906" w:h="16838"/>
          <w:pgMar w:top="1134" w:right="1134" w:bottom="1134" w:left="1134" w:header="709" w:footer="851" w:gutter="0"/>
          <w:cols w:space="720"/>
          <w:titlePg/>
        </w:sectPr>
      </w:pPr>
    </w:p>
    <w:p w14:paraId="6702C1FA" w14:textId="0B494484" w:rsidR="00D91DC5" w:rsidRDefault="0049477E" w:rsidP="00FC5A00">
      <w:pPr>
        <w:pStyle w:val="a4"/>
      </w:pPr>
      <w:bookmarkStart w:id="7" w:name="_Toc144307547"/>
      <w:r>
        <w:lastRenderedPageBreak/>
        <w:t>Κεφάλαιο</w:t>
      </w:r>
      <w:r w:rsidR="009717E1">
        <w:t xml:space="preserve"> 1: </w:t>
      </w:r>
      <w:r>
        <w:t>Εισαγωγή</w:t>
      </w:r>
      <w:r w:rsidR="009717E1">
        <w:t>́</w:t>
      </w:r>
      <w:bookmarkEnd w:id="7"/>
      <w:r w:rsidR="009717E1">
        <w:t xml:space="preserve"> </w:t>
      </w:r>
    </w:p>
    <w:p w14:paraId="2978C5DD" w14:textId="0CDECA32" w:rsidR="00F67589" w:rsidRPr="00F67589" w:rsidRDefault="00F67589">
      <w:pPr>
        <w:pStyle w:val="a6"/>
        <w:rPr>
          <w:rFonts w:eastAsia="Arial Unicode MS" w:cs="Arial Unicode MS"/>
        </w:rPr>
      </w:pPr>
      <w:bookmarkStart w:id="8" w:name="_Toc144307548"/>
      <w:r w:rsidRPr="00F67589">
        <w:rPr>
          <w:rFonts w:eastAsia="Arial Unicode MS" w:cs="Arial Unicode MS"/>
        </w:rPr>
        <w:t>1.1</w:t>
      </w:r>
      <w:r w:rsidR="005020DD">
        <w:rPr>
          <w:rFonts w:eastAsia="Arial Unicode MS" w:cs="Arial Unicode MS"/>
        </w:rPr>
        <w:t xml:space="preserve"> </w:t>
      </w:r>
      <w:r>
        <w:rPr>
          <w:rFonts w:eastAsia="Arial Unicode MS" w:cs="Arial Unicode MS"/>
        </w:rPr>
        <w:t>Εισαγωγή στο πρόβλημα</w:t>
      </w:r>
      <w:bookmarkEnd w:id="8"/>
    </w:p>
    <w:p w14:paraId="569D6135" w14:textId="0ED1512F" w:rsidR="001E2D09" w:rsidRDefault="000B2966" w:rsidP="00E00688">
      <w:pPr>
        <w:pStyle w:val="a3"/>
      </w:pPr>
      <w:r>
        <w:t>Με τη σημερινή εξέλιξη της τεχνολογίας ο υπολογιστής μπορεί να βοηθήσει τον άνθρωπο από τ</w:t>
      </w:r>
      <w:r w:rsidR="001E2D09">
        <w:t>ον τομέα της</w:t>
      </w:r>
      <w:r>
        <w:t xml:space="preserve"> καθημερινότητα</w:t>
      </w:r>
      <w:r w:rsidR="001E2D09">
        <w:t>ς</w:t>
      </w:r>
      <w:r>
        <w:t xml:space="preserve">, </w:t>
      </w:r>
      <w:r w:rsidR="003A3145">
        <w:t xml:space="preserve">π.χ. </w:t>
      </w:r>
      <w:r>
        <w:t>αυτόματη ενεργοποίηση/απενεργοποίηση οικιακών συσκευών, μέχρι και</w:t>
      </w:r>
      <w:r w:rsidR="001E2D09">
        <w:t xml:space="preserve"> τον </w:t>
      </w:r>
      <w:r>
        <w:t>επαγγελματικό</w:t>
      </w:r>
      <w:r w:rsidR="00064D9A">
        <w:t xml:space="preserve"> ή</w:t>
      </w:r>
      <w:r>
        <w:t xml:space="preserve"> επιστημονικό </w:t>
      </w:r>
      <w:r w:rsidR="001E2D09">
        <w:t>τομέα</w:t>
      </w:r>
      <w:r>
        <w:t xml:space="preserve">, </w:t>
      </w:r>
      <w:r w:rsidR="003A3145">
        <w:t xml:space="preserve">π.χ. </w:t>
      </w:r>
      <w:r>
        <w:t>ένα μοντέλο μπορ</w:t>
      </w:r>
      <w:r w:rsidR="00957A90">
        <w:t>ε</w:t>
      </w:r>
      <w:r>
        <w:t xml:space="preserve">ί να κρίνει αν ο καρκίνος είναι καλοήθης </w:t>
      </w:r>
      <w:r w:rsidR="003A3145">
        <w:t xml:space="preserve">ή </w:t>
      </w:r>
      <w:r>
        <w:t>κακοήθης.</w:t>
      </w:r>
      <w:r w:rsidR="00AB01FF" w:rsidRPr="00AB01FF">
        <w:t xml:space="preserve"> </w:t>
      </w:r>
      <w:r>
        <w:t>Επιπλέον ζούμε στην εποχή που με τη</w:t>
      </w:r>
      <w:r w:rsidR="003A3145">
        <w:t>ν</w:t>
      </w:r>
      <w:r>
        <w:t xml:space="preserve"> τεχνολογία μπορούμε να βοηθήσουμε ανθρώπους με ακρωτηριασμένα μέλη </w:t>
      </w:r>
      <w:r w:rsidR="00AB01FF">
        <w:t>να μπορέσουν να επανέλθουν.</w:t>
      </w:r>
      <w:r w:rsidR="000A4C4A">
        <w:t xml:space="preserve"> </w:t>
      </w:r>
      <w:r w:rsidR="00497ABD">
        <w:t xml:space="preserve">Η παρούσα εργασία στοχεύει στη δημιουργία και </w:t>
      </w:r>
      <w:r w:rsidR="00A84842">
        <w:t>αξιολόγηση</w:t>
      </w:r>
      <w:r w:rsidR="00497ABD">
        <w:t xml:space="preserve"> ενός μοντέλου</w:t>
      </w:r>
      <w:r w:rsidR="00A84842">
        <w:t xml:space="preserve"> παραγωγής γλώσσας </w:t>
      </w:r>
      <w:r w:rsidR="00A84842" w:rsidRPr="00A84842">
        <w:t>(</w:t>
      </w:r>
      <w:r w:rsidR="00A84842" w:rsidRPr="00A84842">
        <w:rPr>
          <w:b/>
          <w:bCs/>
          <w:lang w:val="en-US"/>
        </w:rPr>
        <w:t>Natural</w:t>
      </w:r>
      <w:r w:rsidR="00A84842" w:rsidRPr="00A84842">
        <w:rPr>
          <w:b/>
          <w:bCs/>
        </w:rPr>
        <w:t xml:space="preserve"> </w:t>
      </w:r>
      <w:r w:rsidR="00A84842" w:rsidRPr="00A84842">
        <w:rPr>
          <w:b/>
          <w:bCs/>
          <w:lang w:val="en-US"/>
        </w:rPr>
        <w:t>language</w:t>
      </w:r>
      <w:r w:rsidR="00A84842" w:rsidRPr="00A84842">
        <w:rPr>
          <w:b/>
          <w:bCs/>
        </w:rPr>
        <w:t xml:space="preserve"> </w:t>
      </w:r>
      <w:r w:rsidR="00A84842" w:rsidRPr="00A84842">
        <w:rPr>
          <w:b/>
          <w:bCs/>
          <w:lang w:val="en-US"/>
        </w:rPr>
        <w:t>processing</w:t>
      </w:r>
      <w:r w:rsidR="00A84842" w:rsidRPr="00A84842">
        <w:rPr>
          <w:b/>
          <w:bCs/>
        </w:rPr>
        <w:t xml:space="preserve"> - </w:t>
      </w:r>
      <w:r w:rsidR="00A84842" w:rsidRPr="00A84842">
        <w:rPr>
          <w:b/>
          <w:bCs/>
          <w:lang w:val="en-US"/>
        </w:rPr>
        <w:t>NLP</w:t>
      </w:r>
      <w:r w:rsidR="00A84842" w:rsidRPr="00A84842">
        <w:t>)</w:t>
      </w:r>
      <w:r w:rsidR="00A84842">
        <w:t xml:space="preserve"> και ειδικεύεται στην παραγωγή τίτλου σε </w:t>
      </w:r>
      <w:r w:rsidR="00A84842" w:rsidRPr="00A84842">
        <w:t>εικόνες</w:t>
      </w:r>
      <w:r w:rsidR="003A3145">
        <w:t xml:space="preserve"> </w:t>
      </w:r>
      <w:r w:rsidR="00A84842">
        <w:t>(</w:t>
      </w:r>
      <w:r w:rsidR="00A84842" w:rsidRPr="00A84842">
        <w:rPr>
          <w:b/>
          <w:bCs/>
          <w:lang w:val="en-US"/>
        </w:rPr>
        <w:t>Image</w:t>
      </w:r>
      <w:r w:rsidR="00A84842" w:rsidRPr="00A84842">
        <w:rPr>
          <w:b/>
          <w:bCs/>
        </w:rPr>
        <w:t xml:space="preserve"> </w:t>
      </w:r>
      <w:r w:rsidR="00A84842" w:rsidRPr="00A84842">
        <w:rPr>
          <w:b/>
          <w:bCs/>
          <w:lang w:val="en-US"/>
        </w:rPr>
        <w:t>Captioning</w:t>
      </w:r>
      <w:r w:rsidR="00A84842" w:rsidRPr="00A84842">
        <w:t>).</w:t>
      </w:r>
      <w:r w:rsidR="00A84842">
        <w:t xml:space="preserve"> Η χρήση του ποικίλλει</w:t>
      </w:r>
      <w:r w:rsidR="00060B94">
        <w:t>, μπορεί να βοηθήσει ανθρώπους με προβλήματα οπτικά δίνοντας τίτλους σε εικόνες και διαβάζοντας τους μέσω αναγνώστες οθόνης, οργανώνει σετ εικόνων παράγοντας τίτλους,</w:t>
      </w:r>
      <w:r w:rsidR="00064D9A">
        <w:t xml:space="preserve"> </w:t>
      </w:r>
      <w:r w:rsidR="00060B94">
        <w:t>βοηθάει αρθ</w:t>
      </w:r>
      <w:r w:rsidR="003A3145">
        <w:t>ρ</w:t>
      </w:r>
      <w:r w:rsidR="00060B94">
        <w:t xml:space="preserve">ογράφους στην παραγωγή τίτλων για άρθρα </w:t>
      </w:r>
      <w:r w:rsidR="00064D9A">
        <w:t xml:space="preserve">κτλ. </w:t>
      </w:r>
      <w:r w:rsidR="00060B94">
        <w:t>Τέλος</w:t>
      </w:r>
      <w:r w:rsidR="003A3145">
        <w:t>,</w:t>
      </w:r>
      <w:r w:rsidR="00060B94">
        <w:t xml:space="preserve"> </w:t>
      </w:r>
      <w:r w:rsidR="00064D9A">
        <w:t xml:space="preserve">στην παρούσα εργασία θέλουμε να βελτιώσουμε την απόδοση σε σύγκριση με άλλα μοντέλα αλλά και να </w:t>
      </w:r>
      <w:r w:rsidR="006E6811">
        <w:t>παρουσιάσουμε μία βάση που θα μπορεί να βελτιωθεί περαιτέρω στο μέλλον</w:t>
      </w:r>
      <w:r w:rsidR="00060B94">
        <w:t>.</w:t>
      </w:r>
    </w:p>
    <w:p w14:paraId="769BD0D1" w14:textId="77777777" w:rsidR="00E00688" w:rsidRDefault="00E00688" w:rsidP="00E00688">
      <w:pPr>
        <w:pStyle w:val="a3"/>
      </w:pPr>
    </w:p>
    <w:p w14:paraId="0B8C2036" w14:textId="77777777" w:rsidR="002C7623" w:rsidRDefault="002C7623" w:rsidP="00E00688">
      <w:pPr>
        <w:pStyle w:val="a3"/>
      </w:pPr>
    </w:p>
    <w:p w14:paraId="6FD88DBA" w14:textId="6EA7211E" w:rsidR="00FD3926" w:rsidRPr="00F67589" w:rsidRDefault="009717E1">
      <w:pPr>
        <w:pStyle w:val="a6"/>
        <w:rPr>
          <w:rFonts w:eastAsia="Arial Unicode MS" w:cs="Arial Unicode MS"/>
        </w:rPr>
      </w:pPr>
      <w:bookmarkStart w:id="9" w:name="_Toc144307550"/>
      <w:commentRangeStart w:id="10"/>
      <w:r>
        <w:rPr>
          <w:rFonts w:eastAsia="Arial Unicode MS" w:cs="Arial Unicode MS"/>
        </w:rPr>
        <w:t>1</w:t>
      </w:r>
      <w:r w:rsidR="00FC5A00">
        <w:rPr>
          <w:rFonts w:eastAsia="Arial Unicode MS" w:cs="Arial Unicode MS"/>
        </w:rPr>
        <w:t>.</w:t>
      </w:r>
      <w:r w:rsidR="00F67589" w:rsidRPr="00F67589">
        <w:rPr>
          <w:rFonts w:eastAsia="Arial Unicode MS" w:cs="Arial Unicode MS"/>
        </w:rPr>
        <w:t>2</w:t>
      </w:r>
      <w:r>
        <w:rPr>
          <w:rFonts w:eastAsia="Arial Unicode MS" w:cs="Arial Unicode MS"/>
        </w:rPr>
        <w:t xml:space="preserve"> </w:t>
      </w:r>
      <w:r w:rsidR="0049477E">
        <w:rPr>
          <w:rFonts w:eastAsia="Arial Unicode MS" w:cs="Arial Unicode MS"/>
        </w:rPr>
        <w:t>Οργάνωση</w:t>
      </w:r>
      <w:r>
        <w:rPr>
          <w:rFonts w:eastAsia="Arial Unicode MS" w:cs="Arial Unicode MS"/>
        </w:rPr>
        <w:t xml:space="preserve"> του </w:t>
      </w:r>
      <w:r w:rsidR="0049477E">
        <w:rPr>
          <w:rFonts w:eastAsia="Arial Unicode MS" w:cs="Arial Unicode MS"/>
        </w:rPr>
        <w:t>τόμου</w:t>
      </w:r>
      <w:r>
        <w:rPr>
          <w:rFonts w:eastAsia="Arial Unicode MS" w:cs="Arial Unicode MS"/>
        </w:rPr>
        <w:t xml:space="preserve"> </w:t>
      </w:r>
      <w:commentRangeEnd w:id="10"/>
      <w:r w:rsidR="00964631">
        <w:rPr>
          <w:rStyle w:val="CommentReference"/>
          <w:rFonts w:ascii="Times New Roman" w:eastAsia="Arial Unicode MS" w:hAnsi="Times New Roman" w:cs="Times New Roman"/>
          <w:b w:val="0"/>
          <w:bCs w:val="0"/>
          <w:color w:val="auto"/>
          <w:shd w:val="clear" w:color="auto" w:fill="auto"/>
          <w:lang w:val="en-US" w:eastAsia="en-US"/>
          <w14:textOutline w14:w="0" w14:cap="rnd" w14:cmpd="sng" w14:algn="ctr">
            <w14:noFill/>
            <w14:prstDash w14:val="solid"/>
            <w14:bevel/>
          </w14:textOutline>
        </w:rPr>
        <w:commentReference w:id="10"/>
      </w:r>
      <w:bookmarkEnd w:id="9"/>
    </w:p>
    <w:p w14:paraId="730EB6BD" w14:textId="019C4952" w:rsidR="00B924B9" w:rsidRPr="00D11BCF" w:rsidRDefault="00B924B9" w:rsidP="00B924B9">
      <w:pPr>
        <w:pStyle w:val="a3"/>
      </w:pPr>
      <w:r>
        <w:t>Στο κεφάλαιο 2 αναφέρ</w:t>
      </w:r>
      <w:r w:rsidR="001730F0">
        <w:t xml:space="preserve">ονται οι </w:t>
      </w:r>
      <w:r w:rsidR="001730F0" w:rsidRPr="001730F0">
        <w:rPr>
          <w:b/>
          <w:bCs/>
        </w:rPr>
        <w:t>μετρ</w:t>
      </w:r>
      <w:r w:rsidR="00774F3F">
        <w:rPr>
          <w:b/>
          <w:bCs/>
        </w:rPr>
        <w:t>ι</w:t>
      </w:r>
      <w:r w:rsidR="001730F0" w:rsidRPr="001730F0">
        <w:rPr>
          <w:b/>
          <w:bCs/>
        </w:rPr>
        <w:t>κές</w:t>
      </w:r>
      <w:r w:rsidR="001730F0">
        <w:t xml:space="preserve"> και το </w:t>
      </w:r>
      <w:r w:rsidR="001730F0" w:rsidRPr="001730F0">
        <w:rPr>
          <w:b/>
          <w:bCs/>
        </w:rPr>
        <w:t>σετ δεδομένων</w:t>
      </w:r>
      <w:r w:rsidR="003A3145">
        <w:rPr>
          <w:b/>
          <w:bCs/>
        </w:rPr>
        <w:t xml:space="preserve"> </w:t>
      </w:r>
      <w:r w:rsidR="001730F0">
        <w:t>(</w:t>
      </w:r>
      <w:r w:rsidR="001730F0" w:rsidRPr="001730F0">
        <w:rPr>
          <w:b/>
          <w:bCs/>
          <w:lang w:val="en-US"/>
        </w:rPr>
        <w:t>Dataset</w:t>
      </w:r>
      <w:r w:rsidR="001730F0" w:rsidRPr="001730F0">
        <w:t>)</w:t>
      </w:r>
      <w:r>
        <w:t>.</w:t>
      </w:r>
      <w:r w:rsidR="005020DD">
        <w:t xml:space="preserve"> </w:t>
      </w:r>
      <w:r>
        <w:t xml:space="preserve">Στο κεφάλαιο </w:t>
      </w:r>
      <w:r w:rsidR="001730F0" w:rsidRPr="001730F0">
        <w:t>3</w:t>
      </w:r>
      <w:r>
        <w:t xml:space="preserve"> αναφέρεται η δημιουργία και η λειτουργία του κώδικα.</w:t>
      </w:r>
      <w:r w:rsidR="00AB01FF" w:rsidRPr="00AB01FF">
        <w:t xml:space="preserve"> </w:t>
      </w:r>
      <w:r>
        <w:t>Τέλος</w:t>
      </w:r>
      <w:r w:rsidR="003A3145">
        <w:t>,</w:t>
      </w:r>
      <w:r>
        <w:t xml:space="preserve"> στο κεφάλαιο </w:t>
      </w:r>
      <w:r w:rsidR="001730F0" w:rsidRPr="001730F0">
        <w:t>4</w:t>
      </w:r>
      <w:r>
        <w:t xml:space="preserve"> σχολιάζονται τα αποτελέσματα</w:t>
      </w:r>
      <w:commentRangeStart w:id="11"/>
      <w:r>
        <w:t>,</w:t>
      </w:r>
      <w:commentRangeEnd w:id="11"/>
      <w:r w:rsidR="00964631">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11"/>
      </w:r>
      <w:r w:rsidR="00AB01FF" w:rsidRPr="00AB01FF">
        <w:t xml:space="preserve"> </w:t>
      </w:r>
      <w:r>
        <w:t xml:space="preserve">γίνεται σύγκριση με αποτελέσματα δημοσιεύσεων και </w:t>
      </w:r>
      <w:r w:rsidR="0004116A">
        <w:t>προτείνονται</w:t>
      </w:r>
      <w:r>
        <w:t xml:space="preserve"> πιθανές </w:t>
      </w:r>
      <w:commentRangeStart w:id="12"/>
      <w:r>
        <w:t>βελτι</w:t>
      </w:r>
      <w:r w:rsidR="00C10E4E">
        <w:t>ώσεις</w:t>
      </w:r>
      <w:r>
        <w:t xml:space="preserve"> </w:t>
      </w:r>
      <w:commentRangeEnd w:id="12"/>
      <w:r w:rsidR="003A3145">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12"/>
      </w:r>
      <w:r>
        <w:t>για το μέλλον.</w:t>
      </w:r>
    </w:p>
    <w:p w14:paraId="6B8874EB" w14:textId="77777777" w:rsidR="00FD3926" w:rsidRDefault="00FD3926" w:rsidP="00D91DC5">
      <w:pPr>
        <w:pStyle w:val="a3"/>
      </w:pPr>
    </w:p>
    <w:p w14:paraId="5739BA88" w14:textId="77777777" w:rsidR="00D91DC5" w:rsidRPr="0049477E" w:rsidRDefault="00D91DC5" w:rsidP="00D91DC5">
      <w:pPr>
        <w:pStyle w:val="a0"/>
        <w:jc w:val="left"/>
        <w:sectPr w:rsidR="00D91DC5" w:rsidRPr="0049477E" w:rsidSect="00F749F7">
          <w:headerReference w:type="default" r:id="rId24"/>
          <w:pgSz w:w="11906" w:h="16838"/>
          <w:pgMar w:top="1134" w:right="1134" w:bottom="1134" w:left="1134" w:header="709" w:footer="851" w:gutter="0"/>
          <w:cols w:space="720"/>
          <w:titlePg/>
        </w:sectPr>
      </w:pPr>
    </w:p>
    <w:p w14:paraId="10FA0D99" w14:textId="77777777" w:rsidR="00FD3926" w:rsidRDefault="00FD3926">
      <w:pPr>
        <w:pStyle w:val="a3"/>
      </w:pPr>
    </w:p>
    <w:p w14:paraId="1320FAA7" w14:textId="79C3D16A" w:rsidR="00D91DC5" w:rsidRDefault="00E36624" w:rsidP="008709C7">
      <w:pPr>
        <w:pStyle w:val="a4"/>
      </w:pPr>
      <w:bookmarkStart w:id="13" w:name="_Toc144307551"/>
      <w:r>
        <w:t>Κεφάλαιο</w:t>
      </w:r>
      <w:r w:rsidR="009717E1">
        <w:t xml:space="preserve"> </w:t>
      </w:r>
      <w:r w:rsidR="001730F0">
        <w:t>2</w:t>
      </w:r>
      <w:r w:rsidR="009717E1">
        <w:t xml:space="preserve">: </w:t>
      </w:r>
      <w:r w:rsidR="00B924B9">
        <w:t>Μετρ</w:t>
      </w:r>
      <w:r w:rsidR="00774F3F">
        <w:t>ι</w:t>
      </w:r>
      <w:r w:rsidR="00B924B9">
        <w:t>κές και σετ δεδομένων</w:t>
      </w:r>
      <w:bookmarkEnd w:id="13"/>
    </w:p>
    <w:p w14:paraId="733C9A9A" w14:textId="202C0E13" w:rsidR="00FD3926" w:rsidRDefault="001730F0">
      <w:pPr>
        <w:pStyle w:val="a6"/>
        <w:rPr>
          <w:rFonts w:eastAsia="Arial Unicode MS" w:cs="Arial Unicode MS"/>
        </w:rPr>
      </w:pPr>
      <w:bookmarkStart w:id="14" w:name="_Toc144307552"/>
      <w:r w:rsidRPr="001730F0">
        <w:rPr>
          <w:rFonts w:eastAsia="Arial Unicode MS" w:cs="Arial Unicode MS"/>
        </w:rPr>
        <w:t>2</w:t>
      </w:r>
      <w:r w:rsidR="009717E1">
        <w:rPr>
          <w:rFonts w:eastAsia="Arial Unicode MS" w:cs="Arial Unicode MS"/>
        </w:rPr>
        <w:t xml:space="preserve">.1 </w:t>
      </w:r>
      <w:r w:rsidR="00B924B9">
        <w:rPr>
          <w:rFonts w:eastAsia="Arial Unicode MS" w:cs="Arial Unicode MS"/>
        </w:rPr>
        <w:t>Μετρ</w:t>
      </w:r>
      <w:r w:rsidR="00774F3F">
        <w:rPr>
          <w:rFonts w:eastAsia="Arial Unicode MS" w:cs="Arial Unicode MS"/>
        </w:rPr>
        <w:t>ι</w:t>
      </w:r>
      <w:r w:rsidR="00B924B9">
        <w:rPr>
          <w:rFonts w:eastAsia="Arial Unicode MS" w:cs="Arial Unicode MS"/>
        </w:rPr>
        <w:t>κές</w:t>
      </w:r>
      <w:bookmarkEnd w:id="14"/>
    </w:p>
    <w:p w14:paraId="3F3C0BFC" w14:textId="1486B04C" w:rsidR="00D91DC5" w:rsidRDefault="00B924B9" w:rsidP="00FD1777">
      <w:pPr>
        <w:pStyle w:val="a3"/>
      </w:pPr>
      <w:r>
        <w:t>Στο</w:t>
      </w:r>
      <w:r w:rsidR="002C7623">
        <w:t>ν</w:t>
      </w:r>
      <w:r>
        <w:t xml:space="preserve"> τομέα τ</w:t>
      </w:r>
      <w:r w:rsidR="004E18FB">
        <w:t>ων</w:t>
      </w:r>
      <w:r>
        <w:t xml:space="preserve"> </w:t>
      </w:r>
      <w:r w:rsidR="004E18FB">
        <w:t>μοντέλων παραγωγής γλώσσα</w:t>
      </w:r>
      <w:r w:rsidR="008709C7">
        <w:t xml:space="preserve">ς </w:t>
      </w:r>
      <w:r w:rsidR="004E18FB">
        <w:t>(</w:t>
      </w:r>
      <w:r w:rsidR="004E18FB" w:rsidRPr="004E18FB">
        <w:rPr>
          <w:b/>
          <w:bCs/>
          <w:lang w:val="en-US"/>
        </w:rPr>
        <w:t>Natural</w:t>
      </w:r>
      <w:r w:rsidR="004E18FB" w:rsidRPr="004E18FB">
        <w:rPr>
          <w:b/>
          <w:bCs/>
        </w:rPr>
        <w:t xml:space="preserve"> </w:t>
      </w:r>
      <w:r w:rsidR="004E18FB" w:rsidRPr="004E18FB">
        <w:rPr>
          <w:b/>
          <w:bCs/>
          <w:lang w:val="en-US"/>
        </w:rPr>
        <w:t>language</w:t>
      </w:r>
      <w:r w:rsidR="004E18FB" w:rsidRPr="004E18FB">
        <w:rPr>
          <w:b/>
          <w:bCs/>
        </w:rPr>
        <w:t xml:space="preserve"> </w:t>
      </w:r>
      <w:r w:rsidR="004E18FB" w:rsidRPr="004E18FB">
        <w:rPr>
          <w:b/>
          <w:bCs/>
          <w:lang w:val="en-US"/>
        </w:rPr>
        <w:t>processing</w:t>
      </w:r>
      <w:r w:rsidR="004E18FB" w:rsidRPr="004E18FB">
        <w:rPr>
          <w:b/>
          <w:bCs/>
        </w:rPr>
        <w:t xml:space="preserve"> -</w:t>
      </w:r>
      <w:r w:rsidR="001E2D09">
        <w:rPr>
          <w:b/>
          <w:bCs/>
        </w:rPr>
        <w:t xml:space="preserve"> </w:t>
      </w:r>
      <w:r w:rsidR="004E18FB" w:rsidRPr="004E18FB">
        <w:rPr>
          <w:b/>
          <w:bCs/>
          <w:lang w:val="en-US"/>
        </w:rPr>
        <w:t>NLP</w:t>
      </w:r>
      <w:r w:rsidR="004E18FB" w:rsidRPr="004E18FB">
        <w:rPr>
          <w:b/>
          <w:bCs/>
        </w:rPr>
        <w:t>)</w:t>
      </w:r>
      <w:r w:rsidR="004E18FB">
        <w:rPr>
          <w:b/>
          <w:bCs/>
        </w:rPr>
        <w:t xml:space="preserve"> </w:t>
      </w:r>
      <w:r>
        <w:t>υπάρχουν αρκετές</w:t>
      </w:r>
      <w:r w:rsidR="004E18FB">
        <w:t xml:space="preserve"> </w:t>
      </w:r>
      <w:r>
        <w:t>μετρ</w:t>
      </w:r>
      <w:r w:rsidR="00774F3F">
        <w:t>ι</w:t>
      </w:r>
      <w:r>
        <w:t>κές</w:t>
      </w:r>
      <w:r w:rsidR="00FC5A00">
        <w:t>.</w:t>
      </w:r>
      <w:r w:rsidR="005E6D2F" w:rsidRPr="005E6D2F">
        <w:t xml:space="preserve"> </w:t>
      </w:r>
      <w:r w:rsidR="00FC5A00">
        <w:t>Η</w:t>
      </w:r>
      <w:r>
        <w:t xml:space="preserve"> γενική ιδέα είναι</w:t>
      </w:r>
      <w:r w:rsidR="00774461" w:rsidRPr="00774461">
        <w:t xml:space="preserve"> </w:t>
      </w:r>
      <w:r w:rsidR="00774461">
        <w:t>ότι η μετρική πρέπει να συσχετίζεται άμεσα με τ</w:t>
      </w:r>
      <w:r w:rsidR="0004116A">
        <w:t>ο</w:t>
      </w:r>
      <w:r w:rsidR="00774461">
        <w:t>ν αν</w:t>
      </w:r>
      <w:r w:rsidR="00FC5A00">
        <w:t>θρ</w:t>
      </w:r>
      <w:r w:rsidR="00774461">
        <w:t>ώπινο τίτλο.</w:t>
      </w:r>
      <w:r w:rsidR="005E6D2F" w:rsidRPr="005E6D2F">
        <w:t xml:space="preserve"> </w:t>
      </w:r>
      <w:r w:rsidR="00774461">
        <w:t>Όμως καμία μετρική δεν το έχει επιτύχει αυτό(ακόμα),</w:t>
      </w:r>
      <w:r w:rsidR="005E6D2F" w:rsidRPr="005E6D2F">
        <w:t xml:space="preserve"> </w:t>
      </w:r>
      <w:r w:rsidR="003A3145">
        <w:t>γι’</w:t>
      </w:r>
      <w:r w:rsidR="00777278">
        <w:t xml:space="preserve"> </w:t>
      </w:r>
      <w:r w:rsidR="003A3145">
        <w:t>αυτό</w:t>
      </w:r>
      <w:r w:rsidR="00774461">
        <w:t xml:space="preserve"> και οι περισσότερες δημοσιεύσεις αναφέρονται σε </w:t>
      </w:r>
      <w:commentRangeStart w:id="15"/>
      <w:commentRangeEnd w:id="15"/>
      <w:del w:id="16" w:author="DOUnasP NEW HOLLAND" w:date="2023-08-30T19:24:00Z">
        <w:r w:rsidR="003A3145" w:rsidDel="00CF42F1">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15"/>
        </w:r>
      </w:del>
      <w:r w:rsidR="00CF42F1">
        <w:t xml:space="preserve">δύο </w:t>
      </w:r>
      <w:r w:rsidR="003A3145">
        <w:t xml:space="preserve">ή </w:t>
      </w:r>
      <w:r w:rsidR="00774461">
        <w:t>και περισσότερες μετρ</w:t>
      </w:r>
      <w:r w:rsidR="00774F3F">
        <w:t>ι</w:t>
      </w:r>
      <w:r w:rsidR="00774461">
        <w:t>κές όταν παρουσιάζουν τα αποτελέσματα τους.</w:t>
      </w:r>
      <w:r w:rsidR="004E18FB">
        <w:t xml:space="preserve"> </w:t>
      </w:r>
      <w:r w:rsidR="00774461">
        <w:t xml:space="preserve">Στην παρούσα εργασία τα αποτελέσματα θα ερμηνευτούν με </w:t>
      </w:r>
      <w:r w:rsidR="00CF42F1">
        <w:t>δύο</w:t>
      </w:r>
      <w:r w:rsidR="00774461">
        <w:t xml:space="preserve"> μετρ</w:t>
      </w:r>
      <w:r w:rsidR="00774F3F">
        <w:t>ι</w:t>
      </w:r>
      <w:r w:rsidR="00774461">
        <w:t xml:space="preserve">κές την </w:t>
      </w:r>
      <w:r w:rsidR="00774461">
        <w:rPr>
          <w:lang w:val="en-US"/>
        </w:rPr>
        <w:t>BLEU</w:t>
      </w:r>
      <w:r w:rsidR="00774461" w:rsidRPr="00774461">
        <w:t xml:space="preserve"> </w:t>
      </w:r>
      <w:r w:rsidR="00774461">
        <w:t xml:space="preserve">και την </w:t>
      </w:r>
      <w:r w:rsidR="00774461">
        <w:rPr>
          <w:lang w:val="en-US"/>
        </w:rPr>
        <w:t>Meteor</w:t>
      </w:r>
      <w:r w:rsidR="00FD1777" w:rsidRPr="00FD1777">
        <w:t>.</w:t>
      </w:r>
    </w:p>
    <w:p w14:paraId="60FA5446" w14:textId="7708DEAD" w:rsidR="00FD1777" w:rsidRPr="001125C7" w:rsidRDefault="001730F0" w:rsidP="00FD1777">
      <w:pPr>
        <w:pStyle w:val="a7"/>
      </w:pPr>
      <w:bookmarkStart w:id="17" w:name="_Toc144148409"/>
      <w:bookmarkStart w:id="18" w:name="_Toc144307553"/>
      <w:r w:rsidRPr="00AA3304">
        <w:t>2</w:t>
      </w:r>
      <w:r w:rsidR="00FD1777">
        <w:t xml:space="preserve">.1.1 </w:t>
      </w:r>
      <w:r w:rsidR="00FD1777">
        <w:rPr>
          <w:lang w:val="en-US"/>
        </w:rPr>
        <w:t>Bleu</w:t>
      </w:r>
      <w:bookmarkEnd w:id="17"/>
      <w:bookmarkEnd w:id="18"/>
    </w:p>
    <w:p w14:paraId="2966C949" w14:textId="44A7A928" w:rsidR="00C3363A" w:rsidRDefault="00FD1777" w:rsidP="00FD1777">
      <w:pPr>
        <w:pStyle w:val="a3"/>
      </w:pPr>
      <w:r>
        <w:t>Η μετρική Β</w:t>
      </w:r>
      <w:r>
        <w:rPr>
          <w:lang w:val="en-US"/>
        </w:rPr>
        <w:t>leu</w:t>
      </w:r>
      <w:r w:rsidR="003A3145">
        <w:t xml:space="preserve"> </w:t>
      </w:r>
      <w:r w:rsidR="00DD16A1" w:rsidRPr="00DD16A1">
        <w:t>(</w:t>
      </w:r>
      <w:r w:rsidR="00957A90" w:rsidRPr="00DD16A1">
        <w:rPr>
          <w:rStyle w:val="hgkelc"/>
          <w:b/>
          <w:bCs/>
          <w:lang w:val="en"/>
        </w:rPr>
        <w:t>Bilingual</w:t>
      </w:r>
      <w:r w:rsidR="00DD16A1" w:rsidRPr="00DD16A1">
        <w:rPr>
          <w:rStyle w:val="hgkelc"/>
          <w:b/>
          <w:bCs/>
        </w:rPr>
        <w:t xml:space="preserve"> </w:t>
      </w:r>
      <w:r w:rsidR="00DD16A1" w:rsidRPr="00DD16A1">
        <w:rPr>
          <w:rStyle w:val="hgkelc"/>
          <w:b/>
          <w:bCs/>
          <w:lang w:val="en"/>
        </w:rPr>
        <w:t>Evaluation</w:t>
      </w:r>
      <w:r w:rsidR="00DD16A1" w:rsidRPr="00DD16A1">
        <w:rPr>
          <w:rStyle w:val="hgkelc"/>
          <w:b/>
          <w:bCs/>
        </w:rPr>
        <w:t xml:space="preserve"> </w:t>
      </w:r>
      <w:r w:rsidR="00DD16A1" w:rsidRPr="00DD16A1">
        <w:rPr>
          <w:rStyle w:val="hgkelc"/>
          <w:b/>
          <w:bCs/>
          <w:lang w:val="en"/>
        </w:rPr>
        <w:t>Understudy</w:t>
      </w:r>
      <w:r w:rsidR="00DD16A1" w:rsidRPr="00DD16A1">
        <w:rPr>
          <w:b/>
          <w:bCs/>
        </w:rPr>
        <w:t>)</w:t>
      </w:r>
      <w:r w:rsidR="004E18FB">
        <w:t xml:space="preserve"> αναφέρεται στην πλειοψηφία των δημοσιεύσεων με θέμα </w:t>
      </w:r>
      <w:r w:rsidR="004E18FB">
        <w:rPr>
          <w:lang w:val="en-US"/>
        </w:rPr>
        <w:t>NLP</w:t>
      </w:r>
      <w:r w:rsidR="00C10E4E">
        <w:t xml:space="preserve"> </w:t>
      </w:r>
      <w:r w:rsidR="0004116A">
        <w:fldChar w:fldCharType="begin"/>
      </w:r>
      <w:r w:rsidR="00497ABD">
        <w:instrText xml:space="preserve"> ADDIN ZOTERO_ITEM CSL_CITATION {"citationID":"Nu7kwPby","properties":{"formattedCitation":"[2]","plainCitation":"[2]","noteIndex":0},"citationItems":[{"id":37,"uris":["http://zotero.org/users/11986912/items/9AYXP2Q2"],"itemData":{"id":37,"type":"document","title":"Papineni et al. - 2001 - BLEU a method for automatic evaluation of machine.pdf","URL":"https://aclanthology.org/P02-1040.pdf","accessed":{"date-parts":[["2023",8,23]]}}}],"schema":"https://github.com/citation-style-language/schema/raw/master/csl-citation.json"} </w:instrText>
      </w:r>
      <w:r w:rsidR="0004116A">
        <w:fldChar w:fldCharType="separate"/>
      </w:r>
      <w:r w:rsidR="00497ABD" w:rsidRPr="00497ABD">
        <w:t>[2]</w:t>
      </w:r>
      <w:r w:rsidR="0004116A">
        <w:fldChar w:fldCharType="end"/>
      </w:r>
      <w:r w:rsidR="004E18FB" w:rsidRPr="004E18FB">
        <w:t xml:space="preserve"> </w:t>
      </w:r>
      <w:r w:rsidR="004E18FB">
        <w:t>και είναι εύκολα προσβάσιμη.</w:t>
      </w:r>
      <w:r w:rsidR="005E6D2F" w:rsidRPr="005E6D2F">
        <w:t xml:space="preserve"> </w:t>
      </w:r>
      <w:r w:rsidR="00C3363A">
        <w:t xml:space="preserve">Η μετρική βασίζεται πάνω </w:t>
      </w:r>
      <w:r w:rsidR="001C5698">
        <w:t>στην επιλογή ν</w:t>
      </w:r>
      <w:r w:rsidR="00C3363A">
        <w:t xml:space="preserve"> λέξεων και παραμετροποιείται ως </w:t>
      </w:r>
      <w:r w:rsidR="00C3363A">
        <w:rPr>
          <w:lang w:val="en-US"/>
        </w:rPr>
        <w:t>bleu</w:t>
      </w:r>
      <w:r w:rsidR="00C3363A" w:rsidRPr="00C3363A">
        <w:t xml:space="preserve">-1 </w:t>
      </w:r>
      <w:r w:rsidR="00C3363A">
        <w:rPr>
          <w:lang w:val="en-US"/>
        </w:rPr>
        <w:t>bleu</w:t>
      </w:r>
      <w:r w:rsidR="00C3363A" w:rsidRPr="00C3363A">
        <w:t>-2</w:t>
      </w:r>
      <w:r w:rsidR="00C3363A">
        <w:t>…</w:t>
      </w:r>
      <w:r w:rsidR="00C3363A">
        <w:rPr>
          <w:lang w:val="en-US"/>
        </w:rPr>
        <w:t>bleu</w:t>
      </w:r>
      <w:r w:rsidR="00C3363A" w:rsidRPr="00C3363A">
        <w:t>-</w:t>
      </w:r>
      <w:r w:rsidR="00C3363A">
        <w:rPr>
          <w:lang w:val="en-US"/>
        </w:rPr>
        <w:t>n</w:t>
      </w:r>
      <w:r w:rsidR="00C3363A" w:rsidRPr="00C3363A">
        <w:t xml:space="preserve"> </w:t>
      </w:r>
      <w:r w:rsidR="00C3363A">
        <w:t xml:space="preserve">ανάλογα με το </w:t>
      </w:r>
      <w:r w:rsidR="00C3363A" w:rsidRPr="00DB51EF">
        <w:rPr>
          <w:b/>
          <w:bCs/>
        </w:rPr>
        <w:t>σύνολο λέξεων</w:t>
      </w:r>
      <w:r w:rsidR="008709C7">
        <w:rPr>
          <w:b/>
          <w:bCs/>
        </w:rPr>
        <w:t xml:space="preserve"> (</w:t>
      </w:r>
      <w:r w:rsidR="008709C7">
        <w:rPr>
          <w:b/>
          <w:bCs/>
          <w:lang w:val="en-US"/>
        </w:rPr>
        <w:t>dataset</w:t>
      </w:r>
      <w:r w:rsidR="008709C7" w:rsidRPr="008709C7">
        <w:rPr>
          <w:b/>
          <w:bCs/>
        </w:rPr>
        <w:t>)</w:t>
      </w:r>
      <w:r w:rsidR="00C3363A">
        <w:t xml:space="preserve"> </w:t>
      </w:r>
      <w:r w:rsidR="003A3145">
        <w:t xml:space="preserve">ή </w:t>
      </w:r>
      <w:r w:rsidR="00DB51EF">
        <w:t xml:space="preserve">αλλιώς </w:t>
      </w:r>
      <w:r w:rsidR="00DB51EF" w:rsidRPr="00DB51EF">
        <w:rPr>
          <w:b/>
          <w:bCs/>
        </w:rPr>
        <w:t>ν-λέξεις</w:t>
      </w:r>
      <w:r w:rsidR="00DB51EF">
        <w:t xml:space="preserve"> </w:t>
      </w:r>
      <w:r w:rsidR="00C3363A">
        <w:t>που επιλέγουμε.</w:t>
      </w:r>
      <w:r w:rsidR="000E58A4">
        <w:t xml:space="preserve"> </w:t>
      </w:r>
      <w:r w:rsidR="00C3363A">
        <w:t>Ένα παράδειγμα είναι</w:t>
      </w:r>
      <w:r w:rsidR="00C3363A" w:rsidRPr="00C3363A">
        <w:t>: “</w:t>
      </w:r>
      <w:r w:rsidR="00C3363A">
        <w:rPr>
          <w:lang w:val="en-US"/>
        </w:rPr>
        <w:t>The</w:t>
      </w:r>
      <w:r w:rsidR="00C3363A" w:rsidRPr="00C3363A">
        <w:t xml:space="preserve"> </w:t>
      </w:r>
      <w:r w:rsidR="00C3363A">
        <w:rPr>
          <w:lang w:val="en-US"/>
        </w:rPr>
        <w:t>boys</w:t>
      </w:r>
      <w:r w:rsidR="00C3363A" w:rsidRPr="00C3363A">
        <w:t xml:space="preserve"> </w:t>
      </w:r>
      <w:r w:rsidR="00C3363A">
        <w:rPr>
          <w:lang w:val="en-US"/>
        </w:rPr>
        <w:t>are</w:t>
      </w:r>
      <w:r w:rsidR="00C3363A" w:rsidRPr="00C3363A">
        <w:t xml:space="preserve"> </w:t>
      </w:r>
      <w:r w:rsidR="00C3363A">
        <w:rPr>
          <w:lang w:val="en-US"/>
        </w:rPr>
        <w:t>playing</w:t>
      </w:r>
      <w:r w:rsidR="00C3363A" w:rsidRPr="00C3363A">
        <w:t xml:space="preserve"> </w:t>
      </w:r>
      <w:r w:rsidR="00C3363A">
        <w:rPr>
          <w:lang w:val="en-US"/>
        </w:rPr>
        <w:t>football</w:t>
      </w:r>
      <w:r w:rsidR="00C3363A" w:rsidRPr="00C3363A">
        <w:t>”</w:t>
      </w:r>
    </w:p>
    <w:p w14:paraId="3824ED4F" w14:textId="2DD8C4AF" w:rsidR="00C3363A" w:rsidRDefault="00C3363A" w:rsidP="00C3363A">
      <w:pPr>
        <w:pStyle w:val="a3"/>
        <w:numPr>
          <w:ilvl w:val="0"/>
          <w:numId w:val="3"/>
        </w:numPr>
        <w:rPr>
          <w:lang w:val="en-US"/>
        </w:rPr>
      </w:pPr>
      <w:r w:rsidRPr="001C5698">
        <w:rPr>
          <w:b/>
          <w:bCs/>
          <w:lang w:val="en-US"/>
        </w:rPr>
        <w:t>Bleu-1:</w:t>
      </w:r>
      <w:r>
        <w:rPr>
          <w:lang w:val="en-US"/>
        </w:rPr>
        <w:t>” The”</w:t>
      </w:r>
      <w:r w:rsidR="006E6811">
        <w:rPr>
          <w:lang w:val="en-US"/>
        </w:rPr>
        <w:t>,</w:t>
      </w:r>
      <w:r>
        <w:rPr>
          <w:lang w:val="en-US"/>
        </w:rPr>
        <w:t xml:space="preserve"> “boys”</w:t>
      </w:r>
      <w:r w:rsidR="006E6811">
        <w:rPr>
          <w:lang w:val="en-US"/>
        </w:rPr>
        <w:t>,</w:t>
      </w:r>
      <w:r>
        <w:rPr>
          <w:lang w:val="en-US"/>
        </w:rPr>
        <w:t xml:space="preserve"> “are”</w:t>
      </w:r>
      <w:r w:rsidR="006E6811">
        <w:rPr>
          <w:lang w:val="en-US"/>
        </w:rPr>
        <w:t>,</w:t>
      </w:r>
      <w:r>
        <w:rPr>
          <w:lang w:val="en-US"/>
        </w:rPr>
        <w:t xml:space="preserve"> “playing”</w:t>
      </w:r>
      <w:r w:rsidR="006E6811">
        <w:rPr>
          <w:lang w:val="en-US"/>
        </w:rPr>
        <w:t>,</w:t>
      </w:r>
      <w:r>
        <w:rPr>
          <w:lang w:val="en-US"/>
        </w:rPr>
        <w:t xml:space="preserve"> “</w:t>
      </w:r>
      <w:proofErr w:type="gramStart"/>
      <w:r w:rsidR="006E6811">
        <w:rPr>
          <w:lang w:val="en-US"/>
        </w:rPr>
        <w:t>football</w:t>
      </w:r>
      <w:proofErr w:type="gramEnd"/>
      <w:r>
        <w:rPr>
          <w:lang w:val="en-US"/>
        </w:rPr>
        <w:t>”</w:t>
      </w:r>
    </w:p>
    <w:p w14:paraId="34B8C400" w14:textId="0AB7120C" w:rsidR="00C3363A" w:rsidRDefault="00C3363A" w:rsidP="00C3363A">
      <w:pPr>
        <w:pStyle w:val="a3"/>
        <w:numPr>
          <w:ilvl w:val="0"/>
          <w:numId w:val="3"/>
        </w:numPr>
        <w:rPr>
          <w:lang w:val="en-US"/>
        </w:rPr>
      </w:pPr>
      <w:r w:rsidRPr="001C5698">
        <w:rPr>
          <w:b/>
          <w:bCs/>
          <w:lang w:val="en-US"/>
        </w:rPr>
        <w:t>Bleu-</w:t>
      </w:r>
      <w:r w:rsidR="006E6811" w:rsidRPr="001C5698">
        <w:rPr>
          <w:b/>
          <w:bCs/>
          <w:lang w:val="en-US"/>
        </w:rPr>
        <w:t>2:</w:t>
      </w:r>
      <w:r>
        <w:rPr>
          <w:lang w:val="en-US"/>
        </w:rPr>
        <w:t xml:space="preserve"> “The boys “</w:t>
      </w:r>
      <w:r w:rsidR="006E6811">
        <w:rPr>
          <w:lang w:val="en-US"/>
        </w:rPr>
        <w:t xml:space="preserve">, </w:t>
      </w:r>
      <w:r>
        <w:rPr>
          <w:lang w:val="en-US"/>
        </w:rPr>
        <w:t xml:space="preserve">“boys </w:t>
      </w:r>
      <w:r w:rsidR="005E6D2F">
        <w:rPr>
          <w:lang w:val="en-US"/>
        </w:rPr>
        <w:t>are “</w:t>
      </w:r>
      <w:r w:rsidR="006E6811">
        <w:rPr>
          <w:lang w:val="en-US"/>
        </w:rPr>
        <w:t xml:space="preserve">, </w:t>
      </w:r>
      <w:r>
        <w:rPr>
          <w:lang w:val="en-US"/>
        </w:rPr>
        <w:t xml:space="preserve">“are </w:t>
      </w:r>
      <w:r w:rsidR="005E6D2F">
        <w:rPr>
          <w:lang w:val="en-US"/>
        </w:rPr>
        <w:t>playing “,</w:t>
      </w:r>
      <w:r>
        <w:rPr>
          <w:lang w:val="en-US"/>
        </w:rPr>
        <w:t xml:space="preserve"> “playing </w:t>
      </w:r>
      <w:r w:rsidR="005E6D2F">
        <w:rPr>
          <w:lang w:val="en-US"/>
        </w:rPr>
        <w:t>football “</w:t>
      </w:r>
    </w:p>
    <w:p w14:paraId="21223CAA" w14:textId="6EB6FA43" w:rsidR="00C3363A" w:rsidRDefault="00C3363A" w:rsidP="00C3363A">
      <w:pPr>
        <w:pStyle w:val="a3"/>
        <w:numPr>
          <w:ilvl w:val="0"/>
          <w:numId w:val="3"/>
        </w:numPr>
        <w:rPr>
          <w:lang w:val="en-US"/>
        </w:rPr>
      </w:pPr>
      <w:r w:rsidRPr="001C5698">
        <w:rPr>
          <w:b/>
          <w:bCs/>
          <w:lang w:val="en-US"/>
        </w:rPr>
        <w:t>Bleu-3:</w:t>
      </w:r>
      <w:r>
        <w:rPr>
          <w:lang w:val="en-US"/>
        </w:rPr>
        <w:t xml:space="preserve"> “The boys are</w:t>
      </w:r>
      <w:r w:rsidR="006E6811">
        <w:rPr>
          <w:lang w:val="en-US"/>
        </w:rPr>
        <w:t>”</w:t>
      </w:r>
      <w:r w:rsidR="005E6D2F">
        <w:rPr>
          <w:lang w:val="en-US"/>
        </w:rPr>
        <w:t>, “boys</w:t>
      </w:r>
      <w:r>
        <w:rPr>
          <w:lang w:val="en-US"/>
        </w:rPr>
        <w:t xml:space="preserve"> are </w:t>
      </w:r>
      <w:r w:rsidR="005E6D2F">
        <w:rPr>
          <w:lang w:val="en-US"/>
        </w:rPr>
        <w:t>playing “</w:t>
      </w:r>
      <w:r w:rsidR="006E6811">
        <w:rPr>
          <w:lang w:val="en-US"/>
        </w:rPr>
        <w:t>, “</w:t>
      </w:r>
      <w:r w:rsidR="001C5698">
        <w:rPr>
          <w:lang w:val="en-US"/>
        </w:rPr>
        <w:t xml:space="preserve">are playing </w:t>
      </w:r>
      <w:r w:rsidR="005E6D2F">
        <w:rPr>
          <w:lang w:val="en-US"/>
        </w:rPr>
        <w:t>football “</w:t>
      </w:r>
      <w:r>
        <w:rPr>
          <w:lang w:val="en-US"/>
        </w:rPr>
        <w:t xml:space="preserve"> </w:t>
      </w:r>
    </w:p>
    <w:p w14:paraId="034B1A80" w14:textId="17712D10" w:rsidR="001C5698" w:rsidRDefault="001C5698" w:rsidP="00C3363A">
      <w:pPr>
        <w:pStyle w:val="a3"/>
        <w:numPr>
          <w:ilvl w:val="0"/>
          <w:numId w:val="3"/>
        </w:numPr>
        <w:rPr>
          <w:lang w:val="en-US"/>
        </w:rPr>
      </w:pPr>
      <w:r w:rsidRPr="001C5698">
        <w:rPr>
          <w:b/>
          <w:bCs/>
          <w:lang w:val="en-US"/>
        </w:rPr>
        <w:t>Bleu-4:</w:t>
      </w:r>
      <w:r>
        <w:rPr>
          <w:lang w:val="en-US"/>
        </w:rPr>
        <w:t xml:space="preserve"> “The boys are playing”</w:t>
      </w:r>
      <w:r w:rsidR="006E6811">
        <w:rPr>
          <w:lang w:val="en-US"/>
        </w:rPr>
        <w:t>,</w:t>
      </w:r>
      <w:r>
        <w:rPr>
          <w:lang w:val="en-US"/>
        </w:rPr>
        <w:t xml:space="preserve"> </w:t>
      </w:r>
      <w:r w:rsidR="006E6811">
        <w:rPr>
          <w:lang w:val="en-US"/>
        </w:rPr>
        <w:t>“</w:t>
      </w:r>
      <w:r>
        <w:rPr>
          <w:lang w:val="en-US"/>
        </w:rPr>
        <w:t xml:space="preserve">boys are playing </w:t>
      </w:r>
      <w:r w:rsidR="005E6D2F">
        <w:rPr>
          <w:lang w:val="en-US"/>
        </w:rPr>
        <w:t>football “</w:t>
      </w:r>
    </w:p>
    <w:p w14:paraId="7AFE3326" w14:textId="2B4CD5D9" w:rsidR="001C5698" w:rsidRPr="008F3FF4" w:rsidRDefault="001C5698" w:rsidP="001C5698">
      <w:pPr>
        <w:pStyle w:val="a3"/>
      </w:pPr>
      <w:r>
        <w:t>Το πρώτο στάδιο είναι να βρεθεί το γινόμενο όλων τ</w:t>
      </w:r>
      <w:r w:rsidR="005E6D2F">
        <w:t>ω</w:t>
      </w:r>
      <w:r>
        <w:t xml:space="preserve">ν </w:t>
      </w:r>
      <w:r>
        <w:rPr>
          <w:lang w:val="en-US"/>
        </w:rPr>
        <w:t>bleu</w:t>
      </w:r>
      <w:r w:rsidRPr="001C5698">
        <w:t>-</w:t>
      </w:r>
      <w:r>
        <w:rPr>
          <w:lang w:val="en-US"/>
        </w:rPr>
        <w:t>n</w:t>
      </w:r>
      <w:r w:rsidRPr="001C5698">
        <w:t xml:space="preserve"> </w:t>
      </w:r>
      <w:r>
        <w:t xml:space="preserve">μετρήσεων με την κάθε μέτρηση να έχει </w:t>
      </w:r>
      <w:r w:rsidR="00FF0850">
        <w:t xml:space="preserve">το ίδιο </w:t>
      </w:r>
      <w:r>
        <w:t>βάρος,</w:t>
      </w:r>
      <w:r w:rsidR="000E58A4">
        <w:t xml:space="preserve"> </w:t>
      </w:r>
      <w:r>
        <w:t>το συν</w:t>
      </w:r>
      <w:r w:rsidR="00FC5A00">
        <w:t>ι</w:t>
      </w:r>
      <w:r>
        <w:t>στ</w:t>
      </w:r>
      <w:r w:rsidR="00C10E4E">
        <w:t>ώ</w:t>
      </w:r>
      <w:r>
        <w:t>μενο βά</w:t>
      </w:r>
      <w:r w:rsidR="008F3FF4">
        <w:t>ρ</w:t>
      </w:r>
      <w:r>
        <w:t xml:space="preserve">ος είναι </w:t>
      </w:r>
      <w:r w:rsidRPr="001C5698">
        <w:t>1/</w:t>
      </w:r>
      <w:r>
        <w:rPr>
          <w:lang w:val="en-US"/>
        </w:rPr>
        <w:t>n</w:t>
      </w:r>
      <w:r>
        <w:t>.</w:t>
      </w:r>
      <w:r w:rsidR="000E58A4">
        <w:t xml:space="preserve"> </w:t>
      </w:r>
      <w:r>
        <w:t xml:space="preserve">Για να βρεθεί η κάθε </w:t>
      </w:r>
      <w:r>
        <w:rPr>
          <w:lang w:val="en-US"/>
        </w:rPr>
        <w:t>bleu</w:t>
      </w:r>
      <w:r w:rsidRPr="001C5698">
        <w:t>-</w:t>
      </w:r>
      <w:r>
        <w:rPr>
          <w:lang w:val="en-US"/>
        </w:rPr>
        <w:t>n</w:t>
      </w:r>
      <w:r>
        <w:t xml:space="preserve"> μέτρηση,</w:t>
      </w:r>
      <w:r w:rsidR="000E58A4">
        <w:t xml:space="preserve"> </w:t>
      </w:r>
      <w:r>
        <w:t>η αλλιώς,</w:t>
      </w:r>
      <w:r w:rsidR="000E58A4">
        <w:t xml:space="preserve"> </w:t>
      </w:r>
      <w:r>
        <w:t xml:space="preserve">η κάθε </w:t>
      </w:r>
      <w:r w:rsidRPr="00FF0850">
        <w:rPr>
          <w:b/>
          <w:bCs/>
        </w:rPr>
        <w:t>προσέ</w:t>
      </w:r>
      <w:r w:rsidR="00FC5A00">
        <w:rPr>
          <w:b/>
          <w:bCs/>
        </w:rPr>
        <w:t>γ</w:t>
      </w:r>
      <w:r w:rsidRPr="00FF0850">
        <w:rPr>
          <w:b/>
          <w:bCs/>
        </w:rPr>
        <w:t>γιση</w:t>
      </w:r>
      <w:r>
        <w:t xml:space="preserve"> χρησιμοποιείται ο τύπος</w:t>
      </w:r>
      <w:r w:rsidRPr="001C5698">
        <w:t>:</w:t>
      </w:r>
      <m:oMath>
        <m:r>
          <w:rPr>
            <w:rFonts w:ascii="Cambria Math" w:hAnsi="Cambria Math"/>
          </w:rPr>
          <m:t xml:space="preserve"> pn=</m:t>
        </m:r>
        <m:f>
          <m:fPr>
            <m:ctrlPr>
              <w:rPr>
                <w:rFonts w:ascii="Cambria Math" w:hAnsi="Cambria Math"/>
                <w:i/>
              </w:rPr>
            </m:ctrlPr>
          </m:fPr>
          <m:num>
            <m:r>
              <w:rPr>
                <w:rFonts w:ascii="Cambria Math" w:hAnsi="Cambria Math"/>
              </w:rPr>
              <m:t>αριθμός σωστών ν-λέξεων</m:t>
            </m:r>
          </m:num>
          <m:den>
            <m:r>
              <w:rPr>
                <w:rFonts w:ascii="Cambria Math" w:hAnsi="Cambria Math"/>
              </w:rPr>
              <m:t>σύνολο λέξεων πρόβλεψης</m:t>
            </m:r>
          </m:den>
        </m:f>
        <m:r>
          <w:rPr>
            <w:rFonts w:ascii="Cambria Math" w:hAnsi="Cambria Math"/>
          </w:rPr>
          <m:t xml:space="preserve"> </m:t>
        </m:r>
      </m:oMath>
    </w:p>
    <w:p w14:paraId="16868096" w14:textId="3A2184BB" w:rsidR="001C5698" w:rsidRDefault="001C5698" w:rsidP="001C5698">
      <w:pPr>
        <w:pStyle w:val="a3"/>
      </w:pPr>
      <w:r>
        <w:t>Σε συνέχεια από το παραπάνω παράδειγμα</w:t>
      </w:r>
      <w:r w:rsidRPr="001C5698">
        <w:t>:</w:t>
      </w:r>
    </w:p>
    <w:p w14:paraId="2234E25E" w14:textId="2E57F2FC" w:rsidR="008F3FF4" w:rsidRDefault="00FF0850" w:rsidP="001C5698">
      <w:pPr>
        <w:pStyle w:val="a3"/>
        <w:rPr>
          <w:lang w:val="en-US"/>
        </w:rPr>
      </w:pPr>
      <w:r w:rsidRPr="00957A90">
        <w:rPr>
          <w:b/>
          <w:bCs/>
        </w:rPr>
        <w:t>Υποψήφια</w:t>
      </w:r>
      <w:r w:rsidRPr="00957A90">
        <w:rPr>
          <w:b/>
          <w:bCs/>
          <w:lang w:val="en-US"/>
        </w:rPr>
        <w:t xml:space="preserve"> </w:t>
      </w:r>
      <w:r w:rsidR="00CB016C" w:rsidRPr="00957A90">
        <w:rPr>
          <w:b/>
          <w:bCs/>
        </w:rPr>
        <w:t>πρόταση</w:t>
      </w:r>
      <w:r w:rsidR="008F3FF4">
        <w:sym w:font="Wingdings" w:char="F0E0"/>
      </w:r>
      <w:r w:rsidR="00957A90" w:rsidRPr="00957A90">
        <w:rPr>
          <w:lang w:val="en-US"/>
        </w:rPr>
        <w:t xml:space="preserve"> </w:t>
      </w:r>
      <w:r w:rsidR="008F3FF4">
        <w:rPr>
          <w:lang w:val="en-US"/>
        </w:rPr>
        <w:t>The</w:t>
      </w:r>
      <w:r w:rsidR="008F3FF4" w:rsidRPr="008F3FF4">
        <w:rPr>
          <w:lang w:val="en-US"/>
        </w:rPr>
        <w:t xml:space="preserve"> </w:t>
      </w:r>
      <w:r w:rsidR="008F3FF4">
        <w:rPr>
          <w:lang w:val="en-US"/>
        </w:rPr>
        <w:t>boys</w:t>
      </w:r>
      <w:r w:rsidR="008F3FF4" w:rsidRPr="008F3FF4">
        <w:rPr>
          <w:lang w:val="en-US"/>
        </w:rPr>
        <w:t xml:space="preserve"> </w:t>
      </w:r>
      <w:r w:rsidR="008F3FF4">
        <w:rPr>
          <w:lang w:val="en-US"/>
        </w:rPr>
        <w:t>are playing football</w:t>
      </w:r>
    </w:p>
    <w:p w14:paraId="4B7AB0D8" w14:textId="7F1173D3" w:rsidR="008F3FF4" w:rsidRPr="008F3FF4" w:rsidRDefault="008F3FF4" w:rsidP="001C5698">
      <w:pPr>
        <w:pStyle w:val="a3"/>
        <w:rPr>
          <w:lang w:val="en-US"/>
        </w:rPr>
      </w:pPr>
      <w:r w:rsidRPr="00957A90">
        <w:rPr>
          <w:b/>
          <w:bCs/>
        </w:rPr>
        <w:t>Πρόταση</w:t>
      </w:r>
      <w:r w:rsidRPr="00957A90">
        <w:rPr>
          <w:b/>
          <w:bCs/>
          <w:lang w:val="en-US"/>
        </w:rPr>
        <w:t xml:space="preserve"> </w:t>
      </w:r>
      <w:r w:rsidRPr="00957A90">
        <w:rPr>
          <w:b/>
          <w:bCs/>
        </w:rPr>
        <w:t>αναφοράς</w:t>
      </w:r>
      <w:r w:rsidRPr="008F3FF4">
        <w:rPr>
          <w:lang w:val="en-US"/>
        </w:rPr>
        <w:sym w:font="Wingdings" w:char="F0E0"/>
      </w:r>
      <w:r w:rsidR="00957A90" w:rsidRPr="00957A90">
        <w:rPr>
          <w:lang w:val="en-US"/>
        </w:rPr>
        <w:t xml:space="preserve"> </w:t>
      </w:r>
      <w:r w:rsidR="00FE0BD6">
        <w:rPr>
          <w:lang w:val="en-US"/>
        </w:rPr>
        <w:t xml:space="preserve">All boys </w:t>
      </w:r>
      <w:r>
        <w:rPr>
          <w:lang w:val="en-US"/>
        </w:rPr>
        <w:t>are playing football</w:t>
      </w:r>
    </w:p>
    <w:p w14:paraId="1EBC6664" w14:textId="095768E9" w:rsidR="001C5698" w:rsidRPr="008F3FF4" w:rsidRDefault="001C5698" w:rsidP="001C5698">
      <w:pPr>
        <w:pStyle w:val="a3"/>
        <w:numPr>
          <w:ilvl w:val="0"/>
          <w:numId w:val="5"/>
        </w:numPr>
      </w:pPr>
      <w:r w:rsidRPr="00FF0850">
        <w:rPr>
          <w:b/>
          <w:bCs/>
          <w:lang w:val="en-US"/>
        </w:rPr>
        <w:lastRenderedPageBreak/>
        <w:t>P1</w:t>
      </w:r>
      <w:r>
        <w:rPr>
          <w:lang w:val="en-US"/>
        </w:rPr>
        <w:t xml:space="preserve">= </w:t>
      </w:r>
      <w:r w:rsidR="008F3FF4">
        <w:rPr>
          <w:lang w:val="en-US"/>
        </w:rPr>
        <w:t>4/5</w:t>
      </w:r>
    </w:p>
    <w:p w14:paraId="022F0574" w14:textId="4EEDB135" w:rsidR="008F3FF4" w:rsidRPr="008F3FF4" w:rsidRDefault="008F3FF4" w:rsidP="001C5698">
      <w:pPr>
        <w:pStyle w:val="a3"/>
        <w:numPr>
          <w:ilvl w:val="0"/>
          <w:numId w:val="5"/>
        </w:numPr>
      </w:pPr>
      <w:r w:rsidRPr="00FF0850">
        <w:rPr>
          <w:b/>
          <w:bCs/>
          <w:lang w:val="en-US"/>
        </w:rPr>
        <w:t>P2</w:t>
      </w:r>
      <w:r>
        <w:rPr>
          <w:lang w:val="en-US"/>
        </w:rPr>
        <w:t>=</w:t>
      </w:r>
      <w:r w:rsidR="00FE0BD6">
        <w:rPr>
          <w:lang w:val="en-US"/>
        </w:rPr>
        <w:t>3</w:t>
      </w:r>
      <w:r>
        <w:rPr>
          <w:lang w:val="en-US"/>
        </w:rPr>
        <w:t>/4</w:t>
      </w:r>
    </w:p>
    <w:p w14:paraId="1C7CF343" w14:textId="0D1E0A99" w:rsidR="008F3FF4" w:rsidRPr="008F3FF4" w:rsidRDefault="008F3FF4" w:rsidP="001C5698">
      <w:pPr>
        <w:pStyle w:val="a3"/>
        <w:numPr>
          <w:ilvl w:val="0"/>
          <w:numId w:val="5"/>
        </w:numPr>
      </w:pPr>
      <w:r w:rsidRPr="00FF0850">
        <w:rPr>
          <w:b/>
          <w:bCs/>
          <w:lang w:val="en-US"/>
        </w:rPr>
        <w:t>P3</w:t>
      </w:r>
      <w:r>
        <w:rPr>
          <w:lang w:val="en-US"/>
        </w:rPr>
        <w:t>=</w:t>
      </w:r>
      <w:r w:rsidR="00FE0BD6">
        <w:rPr>
          <w:lang w:val="en-US"/>
        </w:rPr>
        <w:t>2</w:t>
      </w:r>
      <w:r>
        <w:rPr>
          <w:lang w:val="en-US"/>
        </w:rPr>
        <w:t>/3</w:t>
      </w:r>
    </w:p>
    <w:p w14:paraId="45DB58D5" w14:textId="2A97FA03" w:rsidR="008F3FF4" w:rsidRPr="001C5698" w:rsidRDefault="008F3FF4" w:rsidP="001C5698">
      <w:pPr>
        <w:pStyle w:val="a3"/>
        <w:numPr>
          <w:ilvl w:val="0"/>
          <w:numId w:val="5"/>
        </w:numPr>
      </w:pPr>
      <w:r w:rsidRPr="00FF0850">
        <w:rPr>
          <w:b/>
          <w:bCs/>
          <w:lang w:val="en-US"/>
        </w:rPr>
        <w:t>P4</w:t>
      </w:r>
      <w:r>
        <w:rPr>
          <w:lang w:val="en-US"/>
        </w:rPr>
        <w:t>=</w:t>
      </w:r>
      <w:r w:rsidR="00FE0BD6">
        <w:rPr>
          <w:lang w:val="en-US"/>
        </w:rPr>
        <w:t>1</w:t>
      </w:r>
      <w:r>
        <w:rPr>
          <w:lang w:val="en-US"/>
        </w:rPr>
        <w:t>/</w:t>
      </w:r>
      <w:r w:rsidR="00FE0BD6">
        <w:rPr>
          <w:lang w:val="en-US"/>
        </w:rPr>
        <w:t>2</w:t>
      </w:r>
    </w:p>
    <w:p w14:paraId="6E4FABCC" w14:textId="25B8461F" w:rsidR="00C3363A" w:rsidRDefault="00A513AF" w:rsidP="00FD1777">
      <w:pPr>
        <w:pStyle w:val="a3"/>
      </w:pPr>
      <w:r>
        <w:t xml:space="preserve">Ο μαθηματικός τύπος είναι </w:t>
      </w:r>
      <w:r w:rsidR="00C3363A" w:rsidRPr="00C3363A">
        <w:t>:</w:t>
      </w:r>
    </w:p>
    <w:p w14:paraId="0D2C693B" w14:textId="3FA6E5AA" w:rsidR="004E18FB" w:rsidRDefault="00C3363A" w:rsidP="00C3363A">
      <w:pPr>
        <w:pStyle w:val="a3"/>
        <w:numPr>
          <w:ilvl w:val="0"/>
          <w:numId w:val="2"/>
        </w:numPr>
      </w:pPr>
      <w:r w:rsidRPr="00C3363A">
        <w:t xml:space="preserve"> </w:t>
      </w:r>
      <w:r w:rsidR="00CB016C">
        <w:t>Γ</w:t>
      </w:r>
      <w:r>
        <w:t>εωμετρική μέση ακρίβεια προσέγγισης</w:t>
      </w:r>
      <w:r w:rsidR="003A3145">
        <w:t xml:space="preserve"> </w:t>
      </w:r>
      <w:r w:rsidR="00CB016C">
        <w:t>(</w:t>
      </w:r>
      <w:r w:rsidR="00CB016C" w:rsidRPr="00CB016C">
        <w:rPr>
          <w:b/>
          <w:bCs/>
          <w:lang w:val="en-US"/>
        </w:rPr>
        <w:t>Geometric</w:t>
      </w:r>
      <w:r w:rsidR="00CB016C" w:rsidRPr="00CB016C">
        <w:rPr>
          <w:b/>
          <w:bCs/>
        </w:rPr>
        <w:t xml:space="preserve"> </w:t>
      </w:r>
      <w:r w:rsidR="00CB016C" w:rsidRPr="00CB016C">
        <w:rPr>
          <w:b/>
          <w:bCs/>
          <w:lang w:val="en-US"/>
        </w:rPr>
        <w:t>Average</w:t>
      </w:r>
      <w:r w:rsidR="00CB016C" w:rsidRPr="00CB016C">
        <w:rPr>
          <w:b/>
          <w:bCs/>
        </w:rPr>
        <w:t xml:space="preserve"> </w:t>
      </w:r>
      <w:r w:rsidR="00CB016C" w:rsidRPr="00CB016C">
        <w:rPr>
          <w:b/>
          <w:bCs/>
          <w:lang w:val="en-US"/>
        </w:rPr>
        <w:t>Precision</w:t>
      </w:r>
      <w:r w:rsidR="00CB016C" w:rsidRPr="00CB016C">
        <w:rPr>
          <w:b/>
          <w:bCs/>
        </w:rPr>
        <w:t xml:space="preserve">- </w:t>
      </w:r>
      <w:r w:rsidR="00CB016C" w:rsidRPr="00CB016C">
        <w:rPr>
          <w:b/>
          <w:bCs/>
          <w:lang w:val="en-US"/>
        </w:rPr>
        <w:t>GAP</w:t>
      </w:r>
      <w:r w:rsidR="00CB016C" w:rsidRPr="00CB016C">
        <w:t>)</w:t>
      </w:r>
      <w:r w:rsidR="00CB016C">
        <w:tab/>
      </w:r>
      <w:r>
        <w:t xml:space="preserve"> </w:t>
      </w:r>
      <m:oMath>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ρ</m:t>
                </m:r>
              </m:e>
              <m:sub>
                <m:r>
                  <w:rPr>
                    <w:rFonts w:ascii="Cambria Math" w:hAnsi="Cambria Math"/>
                  </w:rPr>
                  <m:t>n</m:t>
                </m:r>
              </m:sub>
              <m:sup>
                <m:sSub>
                  <m:sSubPr>
                    <m:ctrlPr>
                      <w:rPr>
                        <w:rFonts w:ascii="Cambria Math" w:hAnsi="Cambria Math"/>
                        <w:i/>
                      </w:rPr>
                    </m:ctrlPr>
                  </m:sSubPr>
                  <m:e>
                    <m:r>
                      <w:rPr>
                        <w:rFonts w:ascii="Cambria Math" w:hAnsi="Cambria Math"/>
                      </w:rPr>
                      <m:t>w</m:t>
                    </m:r>
                  </m:e>
                  <m:sub>
                    <m:r>
                      <w:rPr>
                        <w:rFonts w:ascii="Cambria Math" w:hAnsi="Cambria Math"/>
                      </w:rPr>
                      <m:t>n</m:t>
                    </m:r>
                  </m:sub>
                </m:sSub>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m:t>
                </m:r>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p2</m:t>
                </m:r>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p3</m:t>
                </m:r>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p4</m:t>
                </m:r>
              </m:e>
            </m:d>
          </m:e>
          <m:sup>
            <m:f>
              <m:fPr>
                <m:ctrlPr>
                  <w:rPr>
                    <w:rFonts w:ascii="Cambria Math" w:hAnsi="Cambria Math"/>
                    <w:i/>
                  </w:rPr>
                </m:ctrlPr>
              </m:fPr>
              <m:num>
                <m:r>
                  <w:rPr>
                    <w:rFonts w:ascii="Cambria Math" w:hAnsi="Cambria Math"/>
                  </w:rPr>
                  <m:t>1</m:t>
                </m:r>
              </m:num>
              <m:den>
                <m:r>
                  <w:rPr>
                    <w:rFonts w:ascii="Cambria Math" w:hAnsi="Cambria Math"/>
                  </w:rPr>
                  <m:t>4</m:t>
                </m:r>
              </m:den>
            </m:f>
          </m:sup>
        </m:sSup>
      </m:oMath>
    </w:p>
    <w:p w14:paraId="5AC0410F" w14:textId="230652EA" w:rsidR="00AD42B7" w:rsidRPr="00F860E9" w:rsidRDefault="00AD42B7" w:rsidP="00AD42B7">
      <w:pPr>
        <w:pStyle w:val="a3"/>
      </w:pPr>
      <w:r>
        <w:t xml:space="preserve">*Εάν ένα σύνολο λέξεων δεν αντιστοιχεί σε κανένα αντίστοιχο σύνολο στην πρόταση αναφοράς δηλαδή </w:t>
      </w:r>
      <m:oMath>
        <m:r>
          <w:rPr>
            <w:rFonts w:ascii="Cambria Math" w:hAnsi="Cambria Math"/>
            <w:lang w:val="en-US"/>
          </w:rPr>
          <m:t>Pn</m:t>
        </m:r>
        <m:r>
          <w:rPr>
            <w:rFonts w:ascii="Cambria Math" w:hAnsi="Cambria Math"/>
          </w:rPr>
          <m:t>=0</m:t>
        </m:r>
      </m:oMath>
      <w:r w:rsidR="00957A90" w:rsidRPr="00957A90">
        <w:t xml:space="preserve">, </w:t>
      </w:r>
      <w:r w:rsidR="00FC5A00">
        <w:t>τό</w:t>
      </w:r>
      <w:r>
        <w:t xml:space="preserve">τε </w:t>
      </w:r>
      <w:r>
        <w:rPr>
          <w:lang w:val="en-US"/>
        </w:rPr>
        <w:t>GAP</w:t>
      </w:r>
      <w:r>
        <w:t>=0</w:t>
      </w:r>
      <w:r w:rsidR="00FC5A00">
        <w:t>.</w:t>
      </w:r>
      <w:r w:rsidR="00957A90" w:rsidRPr="00957A90">
        <w:t xml:space="preserve"> </w:t>
      </w:r>
      <w:r w:rsidR="00FC5A00">
        <w:t>Γ</w:t>
      </w:r>
      <w:r>
        <w:t>ια</w:t>
      </w:r>
      <w:r w:rsidR="00F860E9">
        <w:t xml:space="preserve"> να </w:t>
      </w:r>
      <w:r>
        <w:t>το αποτρέψουμε αυτό χρησιμοποιούμε</w:t>
      </w:r>
      <w:r w:rsidR="00F860E9">
        <w:t xml:space="preserve"> </w:t>
      </w:r>
      <w:r w:rsidR="00FF0850">
        <w:t>μία</w:t>
      </w:r>
      <w:r>
        <w:t xml:space="preserve"> συνάρτηση εξομάλυνσης</w:t>
      </w:r>
      <w:r w:rsidRPr="00AD42B7">
        <w:t xml:space="preserve"> </w:t>
      </w:r>
      <w:r>
        <w:t>(</w:t>
      </w:r>
      <w:r w:rsidRPr="00AD42B7">
        <w:rPr>
          <w:b/>
          <w:bCs/>
          <w:lang w:val="en-US"/>
        </w:rPr>
        <w:t>Smoothing</w:t>
      </w:r>
      <w:r w:rsidRPr="00AD42B7">
        <w:rPr>
          <w:b/>
          <w:bCs/>
        </w:rPr>
        <w:t xml:space="preserve"> </w:t>
      </w:r>
      <w:r w:rsidRPr="00AD42B7">
        <w:rPr>
          <w:b/>
          <w:bCs/>
          <w:lang w:val="en-US"/>
        </w:rPr>
        <w:t>Function</w:t>
      </w:r>
      <w:r w:rsidRPr="00AD42B7">
        <w:t>)</w:t>
      </w:r>
      <w:r w:rsidR="00F860E9">
        <w:t>,</w:t>
      </w:r>
      <w:r w:rsidR="00957A90" w:rsidRPr="00957A90">
        <w:t xml:space="preserve"> </w:t>
      </w:r>
      <w:r>
        <w:t>συγκεκρ</w:t>
      </w:r>
      <w:r w:rsidR="00957A90">
        <w:t>ι</w:t>
      </w:r>
      <w:r>
        <w:t>μ</w:t>
      </w:r>
      <w:r w:rsidR="00957A90">
        <w:t>έ</w:t>
      </w:r>
      <w:r>
        <w:t xml:space="preserve">να σε όλες τις μετρήσεις </w:t>
      </w:r>
      <w:r w:rsidR="00F860E9">
        <w:t xml:space="preserve">της εργασίας </w:t>
      </w:r>
      <w:r>
        <w:t xml:space="preserve">χρησιμοποιήθηκε η </w:t>
      </w:r>
      <w:r w:rsidR="00F860E9">
        <w:t>7</w:t>
      </w:r>
      <w:r w:rsidR="00F860E9" w:rsidRPr="00F860E9">
        <w:rPr>
          <w:vertAlign w:val="superscript"/>
        </w:rPr>
        <w:t>η</w:t>
      </w:r>
      <w:r w:rsidR="00F860E9">
        <w:t xml:space="preserve"> τεχνική εξομάλυνσης όπου και </w:t>
      </w:r>
      <w:r>
        <w:t>περιγράφεται στην δημοσίευση</w:t>
      </w:r>
      <w:r w:rsidR="00C10E4E">
        <w:t xml:space="preserve"> </w:t>
      </w:r>
      <w:r w:rsidR="00DB0163">
        <w:fldChar w:fldCharType="begin"/>
      </w:r>
      <w:r w:rsidR="00497ABD">
        <w:instrText xml:space="preserve"> ADDIN ZOTERO_ITEM CSL_CITATION {"citationID":"8Vm21kKt","properties":{"formattedCitation":"[3]","plainCitation":"[3]","noteIndex":0},"citationItems":[{"id":39,"uris":["http://zotero.org/users/11986912/items/ALMDSQSN"],"itemData":{"id":39,"type":"document","title":"Chen and Cherry - 2014 - A Systematic Comparison of Smoothing Techniques fo.pdf","URL":"https://aclanthology.org/W14-3346.pdf","accessed":{"date-parts":[["2023",8,23]]}}}],"schema":"https://github.com/citation-style-language/schema/raw/master/csl-citation.json"} </w:instrText>
      </w:r>
      <w:r w:rsidR="00DB0163">
        <w:fldChar w:fldCharType="separate"/>
      </w:r>
      <w:r w:rsidR="00497ABD" w:rsidRPr="00497ABD">
        <w:t>[3]</w:t>
      </w:r>
      <w:r w:rsidR="00DB0163">
        <w:fldChar w:fldCharType="end"/>
      </w:r>
      <w:r>
        <w:t>.</w:t>
      </w:r>
    </w:p>
    <w:p w14:paraId="5AF85997" w14:textId="6ACE7E54" w:rsidR="00FE0BD6" w:rsidRDefault="00FE0BD6" w:rsidP="00FD1777">
      <w:pPr>
        <w:pStyle w:val="a3"/>
      </w:pPr>
      <w:r>
        <w:t>Αν το μοντέλο αντί για «</w:t>
      </w:r>
      <w:r>
        <w:rPr>
          <w:lang w:val="en-US"/>
        </w:rPr>
        <w:t>The</w:t>
      </w:r>
      <w:r w:rsidRPr="00FE0BD6">
        <w:t xml:space="preserve"> </w:t>
      </w:r>
      <w:r>
        <w:rPr>
          <w:lang w:val="en-US"/>
        </w:rPr>
        <w:t>boys</w:t>
      </w:r>
      <w:r w:rsidRPr="00FE0BD6">
        <w:t xml:space="preserve"> </w:t>
      </w:r>
      <w:r>
        <w:rPr>
          <w:lang w:val="en-US"/>
        </w:rPr>
        <w:t>are</w:t>
      </w:r>
      <w:r w:rsidRPr="00FE0BD6">
        <w:t xml:space="preserve"> </w:t>
      </w:r>
      <w:r>
        <w:rPr>
          <w:lang w:val="en-US"/>
        </w:rPr>
        <w:t>playing</w:t>
      </w:r>
      <w:r w:rsidRPr="00FE0BD6">
        <w:t xml:space="preserve"> </w:t>
      </w:r>
      <w:r>
        <w:rPr>
          <w:lang w:val="en-US"/>
        </w:rPr>
        <w:t>football</w:t>
      </w:r>
      <w:r>
        <w:t>»</w:t>
      </w:r>
      <w:r w:rsidR="00957A90">
        <w:t xml:space="preserve"> </w:t>
      </w:r>
      <w:r>
        <w:t xml:space="preserve">προέβλεπε </w:t>
      </w:r>
      <w:r w:rsidRPr="00FE0BD6">
        <w:t>“</w:t>
      </w:r>
      <w:r>
        <w:rPr>
          <w:lang w:val="en-US"/>
        </w:rPr>
        <w:t>the</w:t>
      </w:r>
      <w:r w:rsidRPr="00FE0BD6">
        <w:t>”</w:t>
      </w:r>
      <w:r>
        <w:t xml:space="preserve"> τότε θα είχε </w:t>
      </w:r>
      <w:r>
        <w:rPr>
          <w:lang w:val="en-US"/>
        </w:rPr>
        <w:t>score</w:t>
      </w:r>
      <w:r w:rsidRPr="00FE0BD6">
        <w:t xml:space="preserve"> </w:t>
      </w:r>
      <m:oMath>
        <m:r>
          <w:rPr>
            <w:rFonts w:ascii="Cambria Math" w:hAnsi="Cambria Math"/>
          </w:rPr>
          <m:t>1/1=1</m:t>
        </m:r>
      </m:oMath>
      <w:r>
        <w:t xml:space="preserve"> οπότε θα ενθαρρ</w:t>
      </w:r>
      <w:r w:rsidR="00957A90">
        <w:t>υνό</w:t>
      </w:r>
      <w:r>
        <w:t>ταν να παράγει μικρές προτάσεις για να έχει μεγαλύτερ</w:t>
      </w:r>
      <w:r w:rsidR="00FC5A00">
        <w:t>η ακρίβεια.</w:t>
      </w:r>
      <w:r w:rsidR="00957A90">
        <w:t xml:space="preserve"> </w:t>
      </w:r>
      <w:r w:rsidR="00FC5A00">
        <w:t>Γ</w:t>
      </w:r>
      <w:r>
        <w:t>ια να αποτραπεί αυτό δημιουργήθηκε η ποινή συντομίας</w:t>
      </w:r>
      <w:r w:rsidR="000A4C4A">
        <w:t xml:space="preserve"> </w:t>
      </w:r>
      <w:r w:rsidRPr="00FE0BD6">
        <w:t>(</w:t>
      </w:r>
      <w:r w:rsidRPr="00FE0BD6">
        <w:rPr>
          <w:b/>
          <w:bCs/>
          <w:lang w:val="en-US"/>
        </w:rPr>
        <w:t>Brevity</w:t>
      </w:r>
      <w:r w:rsidRPr="00FE0BD6">
        <w:rPr>
          <w:b/>
          <w:bCs/>
        </w:rPr>
        <w:t xml:space="preserve"> </w:t>
      </w:r>
      <w:r w:rsidRPr="00FE0BD6">
        <w:rPr>
          <w:b/>
          <w:bCs/>
          <w:lang w:val="en-US"/>
        </w:rPr>
        <w:t>Penalty</w:t>
      </w:r>
      <w:r w:rsidRPr="00FE0BD6">
        <w:rPr>
          <w:b/>
          <w:bCs/>
        </w:rPr>
        <w:t xml:space="preserve"> -</w:t>
      </w:r>
      <w:r w:rsidRPr="00FE0BD6">
        <w:rPr>
          <w:b/>
          <w:bCs/>
          <w:lang w:val="en-US"/>
        </w:rPr>
        <w:t>BP</w:t>
      </w:r>
      <w:r w:rsidRPr="00FE0BD6">
        <w:t>)</w:t>
      </w:r>
      <w:r>
        <w:t xml:space="preserve"> η οποία έχει τύπο:</w:t>
      </w:r>
    </w:p>
    <w:p w14:paraId="620F236A" w14:textId="00410B19" w:rsidR="00FE0BD6" w:rsidRPr="00CB016C" w:rsidRDefault="00FF0850" w:rsidP="00FD1777">
      <w:pPr>
        <w:pStyle w:val="a3"/>
        <w:rPr>
          <w:lang w:val="en-US"/>
        </w:rPr>
      </w:pPr>
      <m:oMathPara>
        <m:oMath>
          <m:r>
            <m:rPr>
              <m:sty m:val="bi"/>
            </m:rPr>
            <w:rPr>
              <w:rFonts w:ascii="Cambria Math" w:hAnsi="Cambria Math"/>
              <w:lang w:val="en-US"/>
            </w:rPr>
            <m:t>BP</m:t>
          </m:r>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if c&gt;r</m:t>
                  </m:r>
                </m:e>
                <m:e>
                  <m:sSup>
                    <m:sSupPr>
                      <m:ctrlPr>
                        <w:rPr>
                          <w:rFonts w:ascii="Cambria Math" w:hAnsi="Cambria Math"/>
                          <w:i/>
                          <w:lang w:val="en-US"/>
                        </w:rPr>
                      </m:ctrlPr>
                    </m:sSupPr>
                    <m:e>
                      <m:r>
                        <w:rPr>
                          <w:rFonts w:ascii="Cambria Math" w:hAnsi="Cambria Math"/>
                          <w:lang w:val="en-US"/>
                        </w:rPr>
                        <m:t>e</m:t>
                      </m:r>
                    </m:e>
                    <m:sup>
                      <m:d>
                        <m:dPr>
                          <m:ctrlPr>
                            <w:rPr>
                              <w:rFonts w:ascii="Cambria Math" w:hAnsi="Cambria Math"/>
                              <w:i/>
                              <w:lang w:val="en-US"/>
                            </w:rPr>
                          </m:ctrlPr>
                        </m:dPr>
                        <m:e>
                          <m:r>
                            <w:rPr>
                              <w:rFonts w:ascii="Cambria Math" w:hAnsi="Cambria Math"/>
                              <w:lang w:val="en-US"/>
                            </w:rPr>
                            <m:t>1-r</m:t>
                          </m:r>
                          <m:r>
                            <m:rPr>
                              <m:lit/>
                            </m:rPr>
                            <w:rPr>
                              <w:rFonts w:ascii="Cambria Math" w:hAnsi="Cambria Math"/>
                              <w:lang w:val="en-US"/>
                            </w:rPr>
                            <m:t>/</m:t>
                          </m:r>
                          <m:r>
                            <w:rPr>
                              <w:rFonts w:ascii="Cambria Math" w:hAnsi="Cambria Math"/>
                              <w:lang w:val="en-US"/>
                            </w:rPr>
                            <m:t>c</m:t>
                          </m:r>
                        </m:e>
                      </m:d>
                    </m:sup>
                  </m:sSup>
                  <m:r>
                    <w:rPr>
                      <w:rFonts w:ascii="Cambria Math" w:hAnsi="Cambria Math"/>
                      <w:lang w:val="en-US"/>
                    </w:rPr>
                    <m:t>,ifc</m:t>
                  </m:r>
                  <m:r>
                    <w:rPr>
                      <w:rFonts w:ascii="Cambria Math" w:hAnsi="Cambria Math" w:hint="eastAsia"/>
                      <w:lang w:val="en-US"/>
                    </w:rPr>
                    <m:t>≤</m:t>
                  </m:r>
                  <m:r>
                    <w:rPr>
                      <w:rFonts w:ascii="Cambria Math" w:hAnsi="Cambria Math"/>
                      <w:lang w:val="en-US"/>
                    </w:rPr>
                    <m:t>r</m:t>
                  </m:r>
                </m:e>
              </m:eqArr>
            </m:e>
          </m:d>
        </m:oMath>
      </m:oMathPara>
    </w:p>
    <w:p w14:paraId="1151B04D" w14:textId="0C738575" w:rsidR="00CB016C" w:rsidRDefault="00CB016C" w:rsidP="00CB016C">
      <w:pPr>
        <w:pStyle w:val="a3"/>
        <w:numPr>
          <w:ilvl w:val="0"/>
          <w:numId w:val="2"/>
        </w:numPr>
      </w:pPr>
      <w:r w:rsidRPr="00FF0850">
        <w:rPr>
          <w:b/>
          <w:bCs/>
          <w:lang w:val="en-US"/>
        </w:rPr>
        <w:t>C</w:t>
      </w:r>
      <w:r w:rsidRPr="00CB016C">
        <w:rPr>
          <w:lang w:val="en-US"/>
        </w:rPr>
        <w:sym w:font="Wingdings" w:char="F0E0"/>
      </w:r>
      <w:r w:rsidRPr="00CB016C">
        <w:t xml:space="preserve"> </w:t>
      </w:r>
      <w:r w:rsidR="00957A90">
        <w:t>Σ</w:t>
      </w:r>
      <w:r>
        <w:t xml:space="preserve">ύνολο λέξεων στην </w:t>
      </w:r>
      <w:r w:rsidR="00FF0850">
        <w:t>υποψήφια</w:t>
      </w:r>
      <w:r>
        <w:t xml:space="preserve"> πρόταση</w:t>
      </w:r>
    </w:p>
    <w:p w14:paraId="7EF2ACF0" w14:textId="46D39B5E" w:rsidR="00CB016C" w:rsidRDefault="00CB016C" w:rsidP="00CB016C">
      <w:pPr>
        <w:pStyle w:val="a3"/>
        <w:numPr>
          <w:ilvl w:val="0"/>
          <w:numId w:val="2"/>
        </w:numPr>
      </w:pPr>
      <w:r w:rsidRPr="00FF0850">
        <w:rPr>
          <w:b/>
          <w:bCs/>
          <w:lang w:val="en-US"/>
        </w:rPr>
        <w:t>R</w:t>
      </w:r>
      <w:r w:rsidRPr="00CB016C">
        <w:rPr>
          <w:lang w:val="en-US"/>
        </w:rPr>
        <w:sym w:font="Wingdings" w:char="F0E0"/>
      </w:r>
      <w:r w:rsidR="00957A90">
        <w:t xml:space="preserve"> Σ</w:t>
      </w:r>
      <w:r>
        <w:t>ύνολο λέξεων στην πρόταση αναφοράς</w:t>
      </w:r>
    </w:p>
    <w:p w14:paraId="22EE4F61" w14:textId="579FEA7E" w:rsidR="00CB016C" w:rsidRDefault="00CB016C" w:rsidP="00CB016C">
      <w:pPr>
        <w:pStyle w:val="a3"/>
      </w:pPr>
      <w:r>
        <w:t xml:space="preserve">Τέλος ο τύπος για τη μετρική </w:t>
      </w:r>
      <w:r>
        <w:rPr>
          <w:lang w:val="en-US"/>
        </w:rPr>
        <w:t>Bleu</w:t>
      </w:r>
      <w:r w:rsidRPr="00CB016C">
        <w:t xml:space="preserve"> </w:t>
      </w:r>
      <w:r>
        <w:t>είναι ο εξής</w:t>
      </w:r>
      <w:r w:rsidRPr="00CB016C">
        <w:t>:</w:t>
      </w:r>
    </w:p>
    <w:p w14:paraId="6CD82E75" w14:textId="4E57EB33" w:rsidR="00AD42B7" w:rsidRPr="00AD42B7" w:rsidRDefault="00FF0850" w:rsidP="00AD42B7">
      <w:pPr>
        <w:pStyle w:val="a3"/>
        <w:rPr>
          <w:lang w:val="en-US"/>
        </w:rPr>
      </w:pPr>
      <m:oMathPara>
        <m:oMath>
          <m:r>
            <m:rPr>
              <m:sty m:val="bi"/>
            </m:rPr>
            <w:rPr>
              <w:rFonts w:ascii="Cambria Math" w:hAnsi="Cambria Math"/>
              <w:lang w:val="en-US"/>
            </w:rPr>
            <m:t>Bleu</m:t>
          </m:r>
          <m:r>
            <w:rPr>
              <w:rFonts w:ascii="Cambria Math" w:hAnsi="Cambria Math"/>
              <w:lang w:val="en-US"/>
            </w:rPr>
            <m:t>=BP * GAP</m:t>
          </m:r>
        </m:oMath>
      </m:oMathPara>
    </w:p>
    <w:p w14:paraId="5AFF6D8A" w14:textId="2BF3F290" w:rsidR="00727337" w:rsidRPr="001125C7" w:rsidRDefault="00CD4302" w:rsidP="00AD42B7">
      <w:pPr>
        <w:pStyle w:val="a7"/>
      </w:pPr>
      <w:bookmarkStart w:id="19" w:name="_Toc144148410"/>
      <w:bookmarkStart w:id="20" w:name="_Toc144307554"/>
      <w:r w:rsidRPr="00774F3F">
        <w:t>2</w:t>
      </w:r>
      <w:r w:rsidR="00F860E9" w:rsidRPr="001125C7">
        <w:t>.1.2</w:t>
      </w:r>
      <w:r w:rsidR="00727337" w:rsidRPr="001125C7">
        <w:t xml:space="preserve"> </w:t>
      </w:r>
      <w:r w:rsidR="00727337">
        <w:rPr>
          <w:lang w:val="en-US"/>
        </w:rPr>
        <w:t>Meteor</w:t>
      </w:r>
      <w:bookmarkEnd w:id="19"/>
      <w:bookmarkEnd w:id="20"/>
    </w:p>
    <w:p w14:paraId="7F02553D" w14:textId="7282D946" w:rsidR="00F860E9" w:rsidRDefault="00727337" w:rsidP="00F860E9">
      <w:pPr>
        <w:pStyle w:val="a3"/>
      </w:pPr>
      <w:r>
        <w:t xml:space="preserve">Η μετρική </w:t>
      </w:r>
      <w:commentRangeStart w:id="21"/>
      <w:r>
        <w:rPr>
          <w:lang w:val="en-US"/>
        </w:rPr>
        <w:t>Meteor</w:t>
      </w:r>
      <w:commentRangeEnd w:id="21"/>
      <w:r w:rsidR="003546A0">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21"/>
      </w:r>
      <w:r w:rsidR="00C10E4E">
        <w:t xml:space="preserve"> </w:t>
      </w:r>
      <w:r w:rsidR="00DD16A1" w:rsidRPr="00DD16A1">
        <w:t>(</w:t>
      </w:r>
      <w:proofErr w:type="spellStart"/>
      <w:r w:rsidR="00DD16A1" w:rsidRPr="00DD16A1">
        <w:rPr>
          <w:b/>
          <w:bCs/>
        </w:rPr>
        <w:t>Metric</w:t>
      </w:r>
      <w:proofErr w:type="spellEnd"/>
      <w:r w:rsidR="00DD16A1" w:rsidRPr="00DD16A1">
        <w:rPr>
          <w:b/>
          <w:bCs/>
        </w:rPr>
        <w:t xml:space="preserve"> for </w:t>
      </w:r>
      <w:proofErr w:type="spellStart"/>
      <w:r w:rsidR="00DD16A1" w:rsidRPr="00DD16A1">
        <w:rPr>
          <w:b/>
          <w:bCs/>
        </w:rPr>
        <w:t>Evaluation</w:t>
      </w:r>
      <w:proofErr w:type="spellEnd"/>
      <w:r w:rsidR="00DD16A1" w:rsidRPr="00DD16A1">
        <w:rPr>
          <w:b/>
          <w:bCs/>
        </w:rPr>
        <w:t xml:space="preserve"> of </w:t>
      </w:r>
      <w:proofErr w:type="spellStart"/>
      <w:r w:rsidR="00DD16A1" w:rsidRPr="00DD16A1">
        <w:rPr>
          <w:b/>
          <w:bCs/>
        </w:rPr>
        <w:t>Translation</w:t>
      </w:r>
      <w:proofErr w:type="spellEnd"/>
      <w:r w:rsidR="00DD16A1" w:rsidRPr="00DD16A1">
        <w:rPr>
          <w:b/>
          <w:bCs/>
        </w:rPr>
        <w:t xml:space="preserve"> </w:t>
      </w:r>
      <w:proofErr w:type="spellStart"/>
      <w:r w:rsidR="00DD16A1" w:rsidRPr="00DD16A1">
        <w:rPr>
          <w:b/>
          <w:bCs/>
        </w:rPr>
        <w:t>with</w:t>
      </w:r>
      <w:proofErr w:type="spellEnd"/>
      <w:r w:rsidR="00DD16A1" w:rsidRPr="00DD16A1">
        <w:rPr>
          <w:b/>
          <w:bCs/>
        </w:rPr>
        <w:t xml:space="preserve"> </w:t>
      </w:r>
      <w:proofErr w:type="spellStart"/>
      <w:r w:rsidR="00DD16A1" w:rsidRPr="00DD16A1">
        <w:rPr>
          <w:b/>
          <w:bCs/>
        </w:rPr>
        <w:t>Explicit</w:t>
      </w:r>
      <w:proofErr w:type="spellEnd"/>
      <w:r w:rsidR="00DD16A1" w:rsidRPr="00DD16A1">
        <w:rPr>
          <w:b/>
          <w:bCs/>
        </w:rPr>
        <w:t xml:space="preserve"> O</w:t>
      </w:r>
      <w:r w:rsidR="00C10E4E">
        <w:rPr>
          <w:b/>
          <w:bCs/>
          <w:lang w:val="en-US"/>
        </w:rPr>
        <w:t>r</w:t>
      </w:r>
      <w:proofErr w:type="spellStart"/>
      <w:r w:rsidR="00DD16A1" w:rsidRPr="00DD16A1">
        <w:rPr>
          <w:b/>
          <w:bCs/>
        </w:rPr>
        <w:t>dering</w:t>
      </w:r>
      <w:proofErr w:type="spellEnd"/>
      <w:r w:rsidR="00DD16A1" w:rsidRPr="00DD16A1">
        <w:t>)</w:t>
      </w:r>
      <w:r w:rsidRPr="00727337">
        <w:t xml:space="preserve"> </w:t>
      </w:r>
      <w:r>
        <w:t xml:space="preserve">όπως και η </w:t>
      </w:r>
      <w:r>
        <w:rPr>
          <w:lang w:val="en-US"/>
        </w:rPr>
        <w:t>bleu</w:t>
      </w:r>
      <w:r>
        <w:t xml:space="preserve"> αναφέρεται σε πολλές δημοσιεύσεις</w:t>
      </w:r>
      <w:r w:rsidR="00FC5A00" w:rsidRPr="00FC5A00">
        <w:t xml:space="preserve"> </w:t>
      </w:r>
      <w:r w:rsidR="00FC5A00">
        <w:t>και</w:t>
      </w:r>
      <w:r w:rsidRPr="00727337">
        <w:t xml:space="preserve"> </w:t>
      </w:r>
      <w:r>
        <w:t xml:space="preserve">δημιουργήθηκε για να αντιμετωπίσει τα προβλήματα που έχει η </w:t>
      </w:r>
      <w:commentRangeStart w:id="22"/>
      <w:r>
        <w:rPr>
          <w:lang w:val="en-US"/>
        </w:rPr>
        <w:t>bl</w:t>
      </w:r>
      <w:r w:rsidR="00DB0163">
        <w:rPr>
          <w:lang w:val="en-US"/>
        </w:rPr>
        <w:t>eu</w:t>
      </w:r>
      <w:commentRangeEnd w:id="22"/>
      <w:r w:rsidR="003546A0">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22"/>
      </w:r>
      <w:r w:rsidR="00C10E4E">
        <w:t xml:space="preserve"> </w:t>
      </w:r>
      <w:r w:rsidR="00774F3F">
        <w:rPr>
          <w:lang w:val="en-US"/>
        </w:rPr>
        <w:fldChar w:fldCharType="begin"/>
      </w:r>
      <w:r w:rsidR="00497ABD">
        <w:instrText xml:space="preserve"> ADDIN ZOTERO_ITEM CSL_CITATION {"citationID":"OCfO1abO","properties":{"formattedCitation":"[4]","plainCitation":"[4]","noteIndex":0},"citationItems":[{"id":41,"uris":["http://zotero.org/users/11986912/items/VFF5YX75"],"itemData":{"id":41,"type":"document","title":"Proceedings of the....pdf","URL":"https://aclanthology.org/W05-0909.pdf","accessed":{"date-parts":[["2023",8,23]]}}}],"schema":"https://github.com/citation-style-language/schema/raw/master/csl-citation.json"} </w:instrText>
      </w:r>
      <w:r w:rsidR="00774F3F">
        <w:rPr>
          <w:lang w:val="en-US"/>
        </w:rPr>
        <w:fldChar w:fldCharType="separate"/>
      </w:r>
      <w:r w:rsidR="00497ABD" w:rsidRPr="00497ABD">
        <w:t>[4]</w:t>
      </w:r>
      <w:r w:rsidR="00774F3F">
        <w:rPr>
          <w:lang w:val="en-US"/>
        </w:rPr>
        <w:fldChar w:fldCharType="end"/>
      </w:r>
      <w:r w:rsidR="00DB51EF">
        <w:t xml:space="preserve"> όπως</w:t>
      </w:r>
      <w:r w:rsidR="00DB51EF" w:rsidRPr="00DB51EF">
        <w:t>:</w:t>
      </w:r>
    </w:p>
    <w:p w14:paraId="501B0C35" w14:textId="19B806D6" w:rsidR="00DB51EF" w:rsidRDefault="00FC5A00" w:rsidP="00DB51EF">
      <w:pPr>
        <w:pStyle w:val="a3"/>
        <w:numPr>
          <w:ilvl w:val="0"/>
          <w:numId w:val="8"/>
        </w:numPr>
      </w:pPr>
      <w:r>
        <w:t>Δε λαμβάνει</w:t>
      </w:r>
      <w:r w:rsidR="00DB51EF">
        <w:t xml:space="preserve"> υπόψ</w:t>
      </w:r>
      <w:r>
        <w:t>η</w:t>
      </w:r>
      <w:r w:rsidR="00DB51EF">
        <w:t xml:space="preserve"> </w:t>
      </w:r>
      <w:commentRangeStart w:id="23"/>
      <w:r w:rsidR="00DB51EF">
        <w:t>τη</w:t>
      </w:r>
      <w:commentRangeEnd w:id="23"/>
      <w:r w:rsidR="003546A0">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23"/>
      </w:r>
      <w:r w:rsidR="00DB51EF">
        <w:t xml:space="preserve"> μετρική </w:t>
      </w:r>
      <w:r w:rsidR="00DB51EF">
        <w:rPr>
          <w:lang w:val="en-US"/>
        </w:rPr>
        <w:t>recall</w:t>
      </w:r>
      <w:r w:rsidR="00DB51EF" w:rsidRPr="00DB51EF">
        <w:t xml:space="preserve"> </w:t>
      </w:r>
      <w:r w:rsidR="00DB51EF">
        <w:t xml:space="preserve">που βασίζεται στις σωστές απαντήσεις του μοντέλου </w:t>
      </w:r>
      <w:r>
        <w:t xml:space="preserve">και </w:t>
      </w:r>
      <w:r w:rsidR="00DB51EF">
        <w:t>χρησιμοποιείται κυρί</w:t>
      </w:r>
      <w:r>
        <w:t>ω</w:t>
      </w:r>
      <w:r w:rsidR="00DB51EF">
        <w:t>ς σε ιατρικές προβλέψεις.</w:t>
      </w:r>
    </w:p>
    <w:p w14:paraId="3096F880" w14:textId="46A27A15" w:rsidR="00DB51EF" w:rsidRDefault="00DB51EF" w:rsidP="00DB51EF">
      <w:pPr>
        <w:pStyle w:val="a3"/>
        <w:numPr>
          <w:ilvl w:val="0"/>
          <w:numId w:val="8"/>
        </w:numPr>
      </w:pPr>
      <w:r>
        <w:t>Χρήση μεγάλων συνόλων λέξεων</w:t>
      </w:r>
      <w:r w:rsidR="00957A90">
        <w:t>.</w:t>
      </w:r>
    </w:p>
    <w:p w14:paraId="548E42FB" w14:textId="2CF3B85E" w:rsidR="00DB51EF" w:rsidRDefault="00DB51EF" w:rsidP="00DB51EF">
      <w:pPr>
        <w:pStyle w:val="a3"/>
        <w:numPr>
          <w:ilvl w:val="0"/>
          <w:numId w:val="8"/>
        </w:numPr>
      </w:pPr>
      <w:r>
        <w:t>Χρήση γεωμετρικής μέσης ακρίβειας προσέγγισης για ν-λέξεις</w:t>
      </w:r>
      <w:r w:rsidR="00B5087C">
        <w:t>,</w:t>
      </w:r>
      <w:r w:rsidR="00957A90">
        <w:t xml:space="preserve"> </w:t>
      </w:r>
      <w:r w:rsidR="00B5087C">
        <w:t>για το λόγο που εξηγήθηκε παραπάνω,</w:t>
      </w:r>
      <w:r w:rsidR="00957A90">
        <w:t xml:space="preserve"> </w:t>
      </w:r>
      <w:r w:rsidR="00FC5A00">
        <w:t>ώστε</w:t>
      </w:r>
      <w:r w:rsidR="00B5087C">
        <w:t xml:space="preserve"> </w:t>
      </w:r>
      <w:r w:rsidR="00957A90">
        <w:t>εάν</w:t>
      </w:r>
      <w:r w:rsidR="00B5087C">
        <w:t xml:space="preserve"> υπάρξει έστω και ένα </w:t>
      </w:r>
      <m:oMath>
        <m:r>
          <w:rPr>
            <w:rFonts w:ascii="Cambria Math" w:hAnsi="Cambria Math"/>
            <w:lang w:val="en-US"/>
          </w:rPr>
          <m:t>Pn</m:t>
        </m:r>
        <m:r>
          <w:rPr>
            <w:rFonts w:ascii="Cambria Math" w:hAnsi="Cambria Math"/>
          </w:rPr>
          <m:t>=0</m:t>
        </m:r>
      </m:oMath>
      <w:r w:rsidR="00B5087C" w:rsidRPr="00B5087C">
        <w:t xml:space="preserve"> </w:t>
      </w:r>
      <w:r w:rsidR="00B5087C">
        <w:t xml:space="preserve">τότε </w:t>
      </w:r>
      <w:r w:rsidR="00B5087C">
        <w:rPr>
          <w:lang w:val="en-US"/>
        </w:rPr>
        <w:t>GAP</w:t>
      </w:r>
      <w:r w:rsidR="00B5087C" w:rsidRPr="00B5087C">
        <w:t>=0</w:t>
      </w:r>
    </w:p>
    <w:p w14:paraId="39AF36E9" w14:textId="42284561" w:rsidR="00B5087C" w:rsidRPr="00EA4A55" w:rsidRDefault="00B5087C" w:rsidP="00B5087C">
      <w:pPr>
        <w:pStyle w:val="a3"/>
      </w:pPr>
      <w:r>
        <w:t>Ο υπολογισμός της μετρικής έχει ως εξής:</w:t>
      </w:r>
    </w:p>
    <w:p w14:paraId="2B38A0F7" w14:textId="474BC238" w:rsidR="00B5087C" w:rsidRDefault="00B5087C" w:rsidP="00B5087C">
      <w:pPr>
        <w:pStyle w:val="a3"/>
      </w:pPr>
      <w:r>
        <w:t xml:space="preserve">Υπολογίζουμε την </w:t>
      </w:r>
      <w:r w:rsidRPr="00FF0850">
        <w:rPr>
          <w:b/>
          <w:bCs/>
        </w:rPr>
        <w:t>ακρίβεια</w:t>
      </w:r>
      <w:r w:rsidR="000A4C4A">
        <w:rPr>
          <w:b/>
          <w:bCs/>
        </w:rPr>
        <w:t xml:space="preserve"> </w:t>
      </w:r>
      <w:r w:rsidR="00FF0850" w:rsidRPr="00FF0850">
        <w:rPr>
          <w:b/>
          <w:bCs/>
        </w:rPr>
        <w:t>(</w:t>
      </w:r>
      <w:r w:rsidR="00FF0850">
        <w:rPr>
          <w:b/>
          <w:bCs/>
          <w:lang w:val="en-US"/>
        </w:rPr>
        <w:t>Precision</w:t>
      </w:r>
      <w:r w:rsidR="00FF0850" w:rsidRPr="00FF0850">
        <w:rPr>
          <w:b/>
          <w:bCs/>
        </w:rPr>
        <w:t>)</w:t>
      </w:r>
      <w:r w:rsidR="00FF0850">
        <w:rPr>
          <w:b/>
          <w:bCs/>
        </w:rPr>
        <w:t>,</w:t>
      </w:r>
      <w:r w:rsidR="00957A90">
        <w:t xml:space="preserve"> </w:t>
      </w:r>
      <m:oMath>
        <m:r>
          <m:rPr>
            <m:sty m:val="bi"/>
          </m:rPr>
          <w:rPr>
            <w:rFonts w:ascii="Cambria Math" w:hAnsi="Cambria Math"/>
          </w:rPr>
          <m:t>P=m</m:t>
        </m:r>
        <m:r>
          <m:rPr>
            <m:lit/>
            <m:sty m:val="bi"/>
          </m:rPr>
          <w:rPr>
            <w:rFonts w:ascii="Cambria Math" w:hAnsi="Cambria Math"/>
          </w:rPr>
          <m:t>/</m:t>
        </m:r>
        <m:r>
          <m:rPr>
            <m:sty m:val="bi"/>
          </m:rPr>
          <w:rPr>
            <w:rFonts w:ascii="Cambria Math" w:hAnsi="Cambria Math"/>
          </w:rPr>
          <m:t>wt</m:t>
        </m:r>
      </m:oMath>
      <w:r w:rsidRPr="00B5087C">
        <w:t xml:space="preserve"> </w:t>
      </w:r>
      <w:r>
        <w:t>όπου:</w:t>
      </w:r>
    </w:p>
    <w:p w14:paraId="43FE229A" w14:textId="2DC43500" w:rsidR="00B5087C" w:rsidRDefault="00B5087C" w:rsidP="00B5087C">
      <w:pPr>
        <w:pStyle w:val="a3"/>
        <w:numPr>
          <w:ilvl w:val="0"/>
          <w:numId w:val="9"/>
        </w:numPr>
      </w:pPr>
      <w:r w:rsidRPr="00FF0850">
        <w:rPr>
          <w:b/>
          <w:bCs/>
          <w:lang w:val="en-US"/>
        </w:rPr>
        <w:lastRenderedPageBreak/>
        <w:t>m</w:t>
      </w:r>
      <w:r>
        <w:sym w:font="Wingdings" w:char="F0E0"/>
      </w:r>
      <w:r>
        <w:t xml:space="preserve"> </w:t>
      </w:r>
      <w:r w:rsidR="00090B01">
        <w:t>Τ</w:t>
      </w:r>
      <w:r>
        <w:t xml:space="preserve">ο σύνολο των λέξεων </w:t>
      </w:r>
      <w:r w:rsidR="00090B01">
        <w:t>της υποψήφιας πρότασης που βρίσκονται στη</w:t>
      </w:r>
      <w:r w:rsidR="00066D20">
        <w:t>ν</w:t>
      </w:r>
      <w:r w:rsidR="00090B01">
        <w:t xml:space="preserve"> πρόταση αναφοράς</w:t>
      </w:r>
      <w:r w:rsidR="00957A90">
        <w:t>.</w:t>
      </w:r>
      <w:r w:rsidR="00090B01">
        <w:t xml:space="preserve"> </w:t>
      </w:r>
    </w:p>
    <w:p w14:paraId="36AE47B6" w14:textId="1B31F725" w:rsidR="00FF0850" w:rsidRDefault="00090B01" w:rsidP="00B5087C">
      <w:pPr>
        <w:pStyle w:val="a3"/>
        <w:numPr>
          <w:ilvl w:val="0"/>
          <w:numId w:val="9"/>
        </w:numPr>
      </w:pPr>
      <m:oMath>
        <m:r>
          <m:rPr>
            <m:sty m:val="bi"/>
          </m:rPr>
          <w:rPr>
            <w:rFonts w:ascii="Cambria Math" w:hAnsi="Cambria Math"/>
            <w:lang w:val="en-US"/>
          </w:rPr>
          <m:t>wt</m:t>
        </m:r>
      </m:oMath>
      <w:r w:rsidR="00FF0850" w:rsidRPr="00FF0850">
        <w:rPr>
          <w:lang w:val="en-US"/>
        </w:rPr>
        <w:sym w:font="Wingdings" w:char="F0E0"/>
      </w:r>
      <w:r>
        <w:t xml:space="preserve"> Το σ</w:t>
      </w:r>
      <w:r w:rsidR="00FF0850">
        <w:t>ύνολο των λέξεων στην</w:t>
      </w:r>
      <w:r w:rsidR="00EB3591">
        <w:t xml:space="preserve"> </w:t>
      </w:r>
      <w:r>
        <w:t>υποψήφια πρόταση</w:t>
      </w:r>
      <w:r w:rsidR="00957A90">
        <w:t>.</w:t>
      </w:r>
    </w:p>
    <w:p w14:paraId="404B327A" w14:textId="1ED75E5C" w:rsidR="00B5087C" w:rsidRDefault="00FF0850" w:rsidP="00B5087C">
      <w:pPr>
        <w:pStyle w:val="a3"/>
      </w:pPr>
      <w:r>
        <w:t>Έπειτα υπολογίζουμε</w:t>
      </w:r>
      <w:r w:rsidRPr="00090B01">
        <w:t xml:space="preserve"> την </w:t>
      </w:r>
      <w:r w:rsidRPr="00090B01">
        <w:rPr>
          <w:b/>
          <w:bCs/>
        </w:rPr>
        <w:t>ανάκληση</w:t>
      </w:r>
      <w:r w:rsidR="000A4C4A">
        <w:rPr>
          <w:b/>
          <w:bCs/>
        </w:rPr>
        <w:t xml:space="preserve"> </w:t>
      </w:r>
      <w:r w:rsidRPr="00090B01">
        <w:rPr>
          <w:b/>
          <w:bCs/>
        </w:rPr>
        <w:t>(</w:t>
      </w:r>
      <w:r w:rsidRPr="00090B01">
        <w:rPr>
          <w:b/>
          <w:bCs/>
          <w:lang w:val="en-US"/>
        </w:rPr>
        <w:t>Recall</w:t>
      </w:r>
      <w:r w:rsidRPr="00090B01">
        <w:rPr>
          <w:b/>
          <w:bCs/>
        </w:rPr>
        <w:t>),</w:t>
      </w:r>
      <m:oMath>
        <m:r>
          <w:rPr>
            <w:rFonts w:ascii="Cambria Math" w:hAnsi="Cambria Math"/>
          </w:rPr>
          <m:t xml:space="preserve"> </m:t>
        </m:r>
        <m:r>
          <m:rPr>
            <m:sty m:val="bi"/>
          </m:rPr>
          <w:rPr>
            <w:rFonts w:ascii="Cambria Math" w:hAnsi="Cambria Math"/>
          </w:rPr>
          <m:t>R=m</m:t>
        </m:r>
        <m:r>
          <m:rPr>
            <m:lit/>
            <m:sty m:val="bi"/>
          </m:rPr>
          <w:rPr>
            <w:rFonts w:ascii="Cambria Math" w:hAnsi="Cambria Math"/>
          </w:rPr>
          <m:t>/</m:t>
        </m:r>
        <m:r>
          <m:rPr>
            <m:sty m:val="bi"/>
          </m:rPr>
          <w:rPr>
            <w:rFonts w:ascii="Cambria Math" w:hAnsi="Cambria Math"/>
          </w:rPr>
          <m:t>wr</m:t>
        </m:r>
      </m:oMath>
      <w:r w:rsidRPr="00EB3591">
        <w:rPr>
          <w:b/>
          <w:bCs/>
        </w:rPr>
        <w:t xml:space="preserve"> </w:t>
      </w:r>
      <w:r>
        <w:t>όπου:</w:t>
      </w:r>
    </w:p>
    <w:p w14:paraId="44F363FA" w14:textId="62B28F54" w:rsidR="00090B01" w:rsidRPr="00EB3591" w:rsidRDefault="00090B01" w:rsidP="00090B01">
      <w:pPr>
        <w:pStyle w:val="a3"/>
        <w:numPr>
          <w:ilvl w:val="0"/>
          <w:numId w:val="19"/>
        </w:numPr>
      </w:pPr>
      <w:r w:rsidRPr="00090B01">
        <w:rPr>
          <w:b/>
          <w:bCs/>
          <w:lang w:val="en-US"/>
        </w:rPr>
        <w:t>m</w:t>
      </w:r>
      <w:r w:rsidRPr="00090B01">
        <w:rPr>
          <w:b/>
          <w:bCs/>
          <w:lang w:val="en-US"/>
        </w:rPr>
        <w:sym w:font="Wingdings" w:char="F0E0"/>
      </w:r>
      <w:r>
        <w:t xml:space="preserve"> Το </w:t>
      </w:r>
      <w:r w:rsidRPr="00090B01">
        <w:rPr>
          <w:b/>
          <w:bCs/>
          <w:lang w:val="en-US"/>
        </w:rPr>
        <w:t>m</w:t>
      </w:r>
      <w:r>
        <w:t xml:space="preserve"> ορίζεται όπως και πριν</w:t>
      </w:r>
    </w:p>
    <w:p w14:paraId="007286E5" w14:textId="6D18259B" w:rsidR="00FF0850" w:rsidRDefault="00090B01" w:rsidP="00FF0850">
      <w:pPr>
        <w:pStyle w:val="a3"/>
        <w:numPr>
          <w:ilvl w:val="0"/>
          <w:numId w:val="10"/>
        </w:numPr>
      </w:pPr>
      <m:oMath>
        <m:r>
          <m:rPr>
            <m:sty m:val="bi"/>
          </m:rPr>
          <w:rPr>
            <w:rFonts w:ascii="Cambria Math" w:hAnsi="Cambria Math"/>
            <w:lang w:val="en-US"/>
          </w:rPr>
          <m:t>wr</m:t>
        </m:r>
      </m:oMath>
      <w:r w:rsidR="00FF0850" w:rsidRPr="00FF0850">
        <w:rPr>
          <w:lang w:val="en-US"/>
        </w:rPr>
        <w:sym w:font="Wingdings" w:char="F0E0"/>
      </w:r>
      <w:r w:rsidRPr="00090B01">
        <w:t xml:space="preserve"> </w:t>
      </w:r>
      <w:r>
        <w:rPr>
          <w:lang w:val="en-US"/>
        </w:rPr>
        <w:t>To</w:t>
      </w:r>
      <w:r w:rsidRPr="00090B01">
        <w:t xml:space="preserve"> </w:t>
      </w:r>
      <w:r w:rsidR="00FF0850">
        <w:t xml:space="preserve">σύνολο των λέξεων στην </w:t>
      </w:r>
      <w:r w:rsidR="00EB3591">
        <w:t>πρόταση αναφοράς</w:t>
      </w:r>
    </w:p>
    <w:p w14:paraId="75B3BB19" w14:textId="54C02DA0" w:rsidR="00EB3591" w:rsidRPr="00EB3591" w:rsidRDefault="00EB3591" w:rsidP="00EB3591">
      <w:pPr>
        <w:pStyle w:val="a3"/>
      </w:pPr>
      <w:r w:rsidRPr="00EB3591">
        <w:t>Σ</w:t>
      </w:r>
      <w:r>
        <w:t xml:space="preserve">τη συνέχεια χρησιμοποιείται ο τύπος του αρμονικού μέσου με την ανάκληση να έχει βάρος </w:t>
      </w:r>
      <w:r w:rsidR="00044D29">
        <w:t xml:space="preserve">εννιά </w:t>
      </w:r>
      <w:r>
        <w:t>φορ</w:t>
      </w:r>
      <w:r w:rsidR="00090B01">
        <w:t>έ</w:t>
      </w:r>
      <w:r>
        <w:t>ς μεγαλύτερο της ακρίβειας.</w:t>
      </w:r>
      <m:oMath>
        <m:r>
          <w:rPr>
            <w:rFonts w:ascii="Cambria Math" w:hAnsi="Cambria Math"/>
          </w:rPr>
          <m:t xml:space="preserve"> Fmean=</m:t>
        </m:r>
        <m:f>
          <m:fPr>
            <m:ctrlPr>
              <w:rPr>
                <w:rFonts w:ascii="Cambria Math" w:hAnsi="Cambria Math"/>
                <w:i/>
              </w:rPr>
            </m:ctrlPr>
          </m:fPr>
          <m:num>
            <m:r>
              <w:rPr>
                <w:rFonts w:ascii="Cambria Math" w:hAnsi="Cambria Math"/>
              </w:rPr>
              <m:t>10PR</m:t>
            </m:r>
          </m:num>
          <m:den>
            <m:d>
              <m:dPr>
                <m:ctrlPr>
                  <w:rPr>
                    <w:rFonts w:ascii="Cambria Math" w:hAnsi="Cambria Math"/>
                    <w:i/>
                  </w:rPr>
                </m:ctrlPr>
              </m:dPr>
              <m:e>
                <m:r>
                  <w:rPr>
                    <w:rFonts w:ascii="Cambria Math" w:hAnsi="Cambria Math"/>
                  </w:rPr>
                  <m:t>R+9P</m:t>
                </m:r>
              </m:e>
            </m:d>
          </m:den>
        </m:f>
      </m:oMath>
    </w:p>
    <w:p w14:paraId="3D486E04" w14:textId="3DBC74C3" w:rsidR="00EB3591" w:rsidRDefault="00EB3591" w:rsidP="00EB3591">
      <w:pPr>
        <w:pStyle w:val="a3"/>
      </w:pPr>
      <w:r>
        <w:t>Τέλος</w:t>
      </w:r>
      <w:ins w:id="24" w:author="NIKOLAOS PLOSKAS" w:date="2023-08-30T19:05:00Z">
        <w:r w:rsidR="003546A0">
          <w:t>,</w:t>
        </w:r>
      </w:ins>
      <w:r w:rsidR="00FE041A">
        <w:t xml:space="preserve"> όσο λιγότερες αντιστοιχίες ν-λέξεων υπάρχουν ανάμεσα στις προτάσεις τόσο μεγαλώνει η </w:t>
      </w:r>
      <w:r w:rsidR="00FE041A" w:rsidRPr="00FE041A">
        <w:rPr>
          <w:b/>
          <w:bCs/>
        </w:rPr>
        <w:t>ποινή</w:t>
      </w:r>
      <w:r w:rsidR="00FE041A">
        <w:t xml:space="preserve"> με μεγίστη τιμή 50%.</w:t>
      </w:r>
      <w:r w:rsidR="00090B01">
        <w:t xml:space="preserve"> </w:t>
      </w:r>
      <w:r w:rsidR="00FE041A">
        <w:t>Για να υπολογίσουμε την ποινή έχουμε</w:t>
      </w:r>
      <w:r>
        <w:t>,</w:t>
      </w:r>
      <m:oMath>
        <m:r>
          <w:rPr>
            <w:rFonts w:ascii="Cambria Math" w:hAnsi="Cambria Math"/>
          </w:rPr>
          <m:t xml:space="preserve"> </m:t>
        </m:r>
        <m:r>
          <m:rPr>
            <m:sty m:val="bi"/>
          </m:rPr>
          <w:rPr>
            <w:rFonts w:ascii="Cambria Math" w:hAnsi="Cambria Math"/>
          </w:rPr>
          <m:t>p</m:t>
        </m:r>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Um</m:t>
                    </m:r>
                  </m:den>
                </m:f>
              </m:e>
            </m:d>
          </m:e>
          <m:sup>
            <m:r>
              <w:rPr>
                <w:rFonts w:ascii="Cambria Math" w:hAnsi="Cambria Math"/>
              </w:rPr>
              <m:t>3</m:t>
            </m:r>
          </m:sup>
        </m:sSup>
      </m:oMath>
      <w:r>
        <w:t>όπου:</w:t>
      </w:r>
    </w:p>
    <w:p w14:paraId="3C31D87C" w14:textId="10934337" w:rsidR="00EB3591" w:rsidRDefault="00EB3591" w:rsidP="00EB3591">
      <w:pPr>
        <w:pStyle w:val="a3"/>
        <w:numPr>
          <w:ilvl w:val="0"/>
          <w:numId w:val="10"/>
        </w:numPr>
      </w:pPr>
      <w:r w:rsidRPr="00090B01">
        <w:rPr>
          <w:b/>
          <w:bCs/>
          <w:lang w:val="en-US"/>
        </w:rPr>
        <w:t>c</w:t>
      </w:r>
      <w:r w:rsidRPr="00090B01">
        <w:rPr>
          <w:b/>
          <w:bCs/>
        </w:rPr>
        <w:sym w:font="Wingdings" w:char="F0E0"/>
      </w:r>
      <w:r w:rsidR="00090B01">
        <w:t xml:space="preserve"> Ο</w:t>
      </w:r>
      <w:r>
        <w:t xml:space="preserve">ρίζεται το </w:t>
      </w:r>
      <w:r w:rsidR="00FE041A">
        <w:t>κομμάτι, το</w:t>
      </w:r>
      <w:r>
        <w:t xml:space="preserve"> κομμάτι είναι το μέγιστο σύνολο λέξεων</w:t>
      </w:r>
      <w:r w:rsidR="00FE041A">
        <w:t xml:space="preserve"> στην υποψήφια πρόταση</w:t>
      </w:r>
      <w:r>
        <w:t xml:space="preserve"> που είναι ίδι</w:t>
      </w:r>
      <w:r w:rsidR="00FE041A">
        <w:t>ο</w:t>
      </w:r>
      <w:r>
        <w:t xml:space="preserve"> με το </w:t>
      </w:r>
      <w:r w:rsidR="00FE041A">
        <w:t>αντίστοιχο σύνολο στην πρόταση αναφοράς</w:t>
      </w:r>
    </w:p>
    <w:p w14:paraId="58450DBD" w14:textId="08C3AC97" w:rsidR="00FE041A" w:rsidRDefault="00FE041A" w:rsidP="00EB3591">
      <w:pPr>
        <w:pStyle w:val="a3"/>
        <w:numPr>
          <w:ilvl w:val="0"/>
          <w:numId w:val="10"/>
        </w:numPr>
      </w:pPr>
      <w:r w:rsidRPr="00090B01">
        <w:rPr>
          <w:b/>
          <w:bCs/>
          <w:lang w:val="en-US"/>
        </w:rPr>
        <w:t>um</w:t>
      </w:r>
      <w:r w:rsidRPr="00090B01">
        <w:rPr>
          <w:b/>
          <w:bCs/>
          <w:lang w:val="en-US"/>
        </w:rPr>
        <w:sym w:font="Wingdings" w:char="F0E0"/>
      </w:r>
      <w:r w:rsidR="00090B01">
        <w:rPr>
          <w:b/>
          <w:bCs/>
        </w:rPr>
        <w:t xml:space="preserve"> </w:t>
      </w:r>
      <w:r w:rsidR="00090B01">
        <w:t>Ο</w:t>
      </w:r>
      <w:r w:rsidR="000F6C1E">
        <w:t xml:space="preserve"> αριθμός των ν-λέξεων που έχουν </w:t>
      </w:r>
      <w:proofErr w:type="gramStart"/>
      <w:r w:rsidR="000F6C1E">
        <w:t>αντιστοιχιστεί</w:t>
      </w:r>
      <w:proofErr w:type="gramEnd"/>
    </w:p>
    <w:p w14:paraId="73437883" w14:textId="1DBC9D74" w:rsidR="000F6C1E" w:rsidRPr="000F6C1E" w:rsidRDefault="000F6C1E" w:rsidP="000F6C1E">
      <w:pPr>
        <w:pStyle w:val="a3"/>
      </w:pPr>
      <w:r>
        <w:t>Ο τελικός τύπος είναι</w:t>
      </w:r>
      <w:r w:rsidRPr="000F6C1E">
        <w:t xml:space="preserve">: </w:t>
      </w:r>
      <m:oMath>
        <m:r>
          <m:rPr>
            <m:sty m:val="bi"/>
          </m:rPr>
          <w:rPr>
            <w:rFonts w:ascii="Cambria Math" w:hAnsi="Cambria Math"/>
          </w:rPr>
          <m:t>Meteor=Fmean(1-</m:t>
        </m:r>
        <m:r>
          <m:rPr>
            <m:sty m:val="bi"/>
          </m:rPr>
          <w:rPr>
            <w:rFonts w:ascii="Cambria Math" w:hAnsi="Cambria Math"/>
            <w:lang w:val="en-US"/>
          </w:rPr>
          <m:t>p</m:t>
        </m:r>
        <m:r>
          <m:rPr>
            <m:sty m:val="bi"/>
          </m:rPr>
          <w:rPr>
            <w:rFonts w:ascii="Cambria Math" w:hAnsi="Cambria Math"/>
          </w:rPr>
          <m:t>)</m:t>
        </m:r>
      </m:oMath>
    </w:p>
    <w:p w14:paraId="26D8206C" w14:textId="60AAE929" w:rsidR="00EB3591" w:rsidRPr="001125C7" w:rsidRDefault="001730F0" w:rsidP="001125C7">
      <w:pPr>
        <w:pStyle w:val="a6"/>
      </w:pPr>
      <w:bookmarkStart w:id="25" w:name="_Toc144307555"/>
      <w:r w:rsidRPr="00AA3304">
        <w:t>2</w:t>
      </w:r>
      <w:r w:rsidR="001125C7">
        <w:t xml:space="preserve">.2 </w:t>
      </w:r>
      <w:r w:rsidR="001125C7">
        <w:rPr>
          <w:lang w:val="en-US"/>
        </w:rPr>
        <w:t>Flickr</w:t>
      </w:r>
      <w:r w:rsidR="001125C7" w:rsidRPr="001125C7">
        <w:t>8</w:t>
      </w:r>
      <w:r w:rsidR="001125C7">
        <w:rPr>
          <w:lang w:val="en-US"/>
        </w:rPr>
        <w:t>k</w:t>
      </w:r>
      <w:bookmarkEnd w:id="25"/>
    </w:p>
    <w:p w14:paraId="14347943" w14:textId="1C91C24A" w:rsidR="001125C7" w:rsidRDefault="001125C7" w:rsidP="00EB3591">
      <w:pPr>
        <w:pStyle w:val="a3"/>
      </w:pPr>
      <w:r>
        <w:t>Το σετ δεδομένων που χρησιμοποιήθηκε είναι το</w:t>
      </w:r>
      <w:r w:rsidRPr="001125C7">
        <w:t xml:space="preserve"> </w:t>
      </w:r>
      <w:r w:rsidR="00090B01" w:rsidRPr="002D2409">
        <w:rPr>
          <w:b/>
          <w:bCs/>
          <w:lang w:val="en-US"/>
        </w:rPr>
        <w:t>Flickr</w:t>
      </w:r>
      <w:r w:rsidRPr="002D2409">
        <w:rPr>
          <w:b/>
          <w:bCs/>
        </w:rPr>
        <w:t>8κ</w:t>
      </w:r>
      <w:r w:rsidR="00044D29">
        <w:rPr>
          <w:b/>
          <w:bCs/>
        </w:rPr>
        <w:t xml:space="preserve"> </w:t>
      </w:r>
      <w:r w:rsidR="00DB0163">
        <w:rPr>
          <w:b/>
          <w:bCs/>
        </w:rPr>
        <w:fldChar w:fldCharType="begin"/>
      </w:r>
      <w:r w:rsidR="00497ABD">
        <w:rPr>
          <w:b/>
          <w:bCs/>
        </w:rPr>
        <w:instrText xml:space="preserve"> ADDIN ZOTERO_ITEM CSL_CITATION {"citationID":"ZaI8fnR9","properties":{"formattedCitation":"[5]","plainCitation":"[5]","noteIndex":0},"citationItems":[{"id":56,"uris":["http://zotero.org/users/11986912/items/RGF29P9U"],"itemData":{"id":56,"type":"article-journal","abstract":"In [Hodosh et al., 2013], we establish a rankingbased framework for sentence-based image description and retrieval. We introduce a new dataset of images paired with multiple descriptive captions that was speciﬁcally designed for these tasks. We also present strong KCCA-based baseline systems for description and search, and perform an in-depth study of evaluation metrics for these two tasks. Our results indicate that automatic evaluation metrics for our ranking-based tasks are more accurate and robust than those proposed for generation-based image description.","language":"en","source":"Zotero","title":"Framing Image Description as a Ranking Task Data, Models and Evaluation Metrics Extended Abstract","author":[{"family":"Hodosh","given":"Micah"},{"family":"Young","given":"Peter"},{"family":"Hockenmaier","given":"Julia"}]}}],"schema":"https://github.com/citation-style-language/schema/raw/master/csl-citation.json"} </w:instrText>
      </w:r>
      <w:r w:rsidR="00DB0163">
        <w:rPr>
          <w:b/>
          <w:bCs/>
        </w:rPr>
        <w:fldChar w:fldCharType="separate"/>
      </w:r>
      <w:r w:rsidR="00497ABD" w:rsidRPr="00497ABD">
        <w:t>[5]</w:t>
      </w:r>
      <w:r w:rsidR="00DB0163">
        <w:rPr>
          <w:b/>
          <w:bCs/>
        </w:rPr>
        <w:fldChar w:fldCharType="end"/>
      </w:r>
      <w:r w:rsidR="002D2409">
        <w:t>,</w:t>
      </w:r>
      <w:r w:rsidR="00090B01">
        <w:t xml:space="preserve"> </w:t>
      </w:r>
      <w:r>
        <w:t>έχει συνολικά 8000 φωτογραφίες</w:t>
      </w:r>
      <w:r w:rsidR="002D2409" w:rsidRPr="002D2409">
        <w:t>,</w:t>
      </w:r>
      <w:r w:rsidR="002D2409">
        <w:t xml:space="preserve"> 6000 για την εκπαίδευση</w:t>
      </w:r>
      <w:r w:rsidR="000A4C4A">
        <w:t xml:space="preserve"> </w:t>
      </w:r>
      <w:r w:rsidR="002D2409">
        <w:t>(</w:t>
      </w:r>
      <w:r w:rsidR="002D2409" w:rsidRPr="002D2409">
        <w:rPr>
          <w:b/>
          <w:bCs/>
          <w:lang w:val="en-US"/>
        </w:rPr>
        <w:t>train</w:t>
      </w:r>
      <w:r w:rsidR="002D2409" w:rsidRPr="002D2409">
        <w:t>),</w:t>
      </w:r>
      <w:r w:rsidR="00090B01">
        <w:t xml:space="preserve"> </w:t>
      </w:r>
      <w:r w:rsidR="002D2409">
        <w:t>1000 για την επιβεβαίωση</w:t>
      </w:r>
      <w:r w:rsidR="000A4C4A">
        <w:t xml:space="preserve"> </w:t>
      </w:r>
      <w:r w:rsidR="002D2409" w:rsidRPr="002D2409">
        <w:t>(</w:t>
      </w:r>
      <w:r w:rsidR="002D2409" w:rsidRPr="002D2409">
        <w:rPr>
          <w:b/>
          <w:bCs/>
          <w:lang w:val="en-US"/>
        </w:rPr>
        <w:t>validation</w:t>
      </w:r>
      <w:r w:rsidR="002D2409" w:rsidRPr="002D2409">
        <w:t>)</w:t>
      </w:r>
      <w:r w:rsidR="00090B01">
        <w:t xml:space="preserve"> </w:t>
      </w:r>
      <w:r w:rsidR="002D2409">
        <w:t>και</w:t>
      </w:r>
      <w:r w:rsidR="00090B01">
        <w:t xml:space="preserve"> </w:t>
      </w:r>
      <w:r w:rsidR="002D2409">
        <w:t>1000 για τη δοκιμή</w:t>
      </w:r>
      <w:r w:rsidR="000A4C4A">
        <w:t xml:space="preserve"> </w:t>
      </w:r>
      <w:r w:rsidR="002D2409">
        <w:t>(</w:t>
      </w:r>
      <w:r w:rsidR="002D2409" w:rsidRPr="002D2409">
        <w:rPr>
          <w:b/>
          <w:bCs/>
          <w:lang w:val="en-US"/>
        </w:rPr>
        <w:t>test</w:t>
      </w:r>
      <w:r w:rsidR="002D2409" w:rsidRPr="002D2409">
        <w:t>)</w:t>
      </w:r>
      <w:r w:rsidR="002D2409">
        <w:t>.</w:t>
      </w:r>
      <w:r w:rsidR="00090B01">
        <w:t xml:space="preserve"> </w:t>
      </w:r>
      <w:r w:rsidR="002D2409">
        <w:t xml:space="preserve">Η δομή του </w:t>
      </w:r>
      <w:r w:rsidR="002D2409">
        <w:rPr>
          <w:lang w:val="en-US"/>
        </w:rPr>
        <w:t>dataset</w:t>
      </w:r>
      <w:r w:rsidR="002D2409">
        <w:t xml:space="preserve"> είναι </w:t>
      </w:r>
      <w:r w:rsidR="00044D29">
        <w:t>πέντε</w:t>
      </w:r>
      <w:r w:rsidR="002D2409">
        <w:t xml:space="preserve"> τίτλοι για την κάθε εικόνα συνολικά 40000 τίτλοι.</w:t>
      </w:r>
    </w:p>
    <w:p w14:paraId="53835405" w14:textId="09688941" w:rsidR="00982066" w:rsidRDefault="002D2409" w:rsidP="00777278">
      <w:pPr>
        <w:pStyle w:val="a3"/>
        <w:keepNext/>
        <w:jc w:val="center"/>
      </w:pPr>
      <w:r>
        <w:rPr>
          <w:noProof/>
        </w:rPr>
        <w:drawing>
          <wp:inline distT="0" distB="0" distL="0" distR="0" wp14:anchorId="137A67DA" wp14:editId="4E613B19">
            <wp:extent cx="6120130" cy="1240790"/>
            <wp:effectExtent l="0" t="0" r="0" b="0"/>
            <wp:docPr id="162676452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64520" name="Picture 1" descr="A text on a white background&#10;&#10;Description automatically generated"/>
                    <pic:cNvPicPr/>
                  </pic:nvPicPr>
                  <pic:blipFill>
                    <a:blip r:embed="rId25"/>
                    <a:stretch>
                      <a:fillRect/>
                    </a:stretch>
                  </pic:blipFill>
                  <pic:spPr>
                    <a:xfrm>
                      <a:off x="0" y="0"/>
                      <a:ext cx="6120130" cy="1240790"/>
                    </a:xfrm>
                    <a:prstGeom prst="rect">
                      <a:avLst/>
                    </a:prstGeom>
                  </pic:spPr>
                </pic:pic>
              </a:graphicData>
            </a:graphic>
          </wp:inline>
        </w:drawing>
      </w:r>
    </w:p>
    <w:p w14:paraId="510447C5" w14:textId="0A259D15" w:rsidR="001125C7" w:rsidRPr="00EA4A55" w:rsidRDefault="00982066" w:rsidP="00311478">
      <w:pPr>
        <w:pStyle w:val="Header"/>
        <w:jc w:val="center"/>
        <w:rPr>
          <w:lang w:val="el-GR"/>
        </w:rPr>
      </w:pPr>
      <w:bookmarkStart w:id="26" w:name="_Toc144143958"/>
      <w:bookmarkStart w:id="27" w:name="_Toc144151919"/>
      <w:bookmarkStart w:id="28" w:name="_Toc144307556"/>
      <w:bookmarkStart w:id="29" w:name="_Toc144321993"/>
      <w:r w:rsidRPr="00EA4A55">
        <w:rPr>
          <w:lang w:val="el-GR"/>
        </w:rPr>
        <w:t xml:space="preserve">Εικόνα </w:t>
      </w:r>
      <w:r>
        <w:fldChar w:fldCharType="begin"/>
      </w:r>
      <w:r w:rsidRPr="00EA4A55">
        <w:rPr>
          <w:lang w:val="el-GR"/>
        </w:rPr>
        <w:instrText xml:space="preserve"> </w:instrText>
      </w:r>
      <w:r>
        <w:instrText>SEQ</w:instrText>
      </w:r>
      <w:r w:rsidRPr="00EA4A55">
        <w:rPr>
          <w:lang w:val="el-GR"/>
        </w:rPr>
        <w:instrText xml:space="preserve"> Εικόνα \* </w:instrText>
      </w:r>
      <w:r>
        <w:instrText>ARABIC</w:instrText>
      </w:r>
      <w:r w:rsidRPr="00EA4A55">
        <w:rPr>
          <w:lang w:val="el-GR"/>
        </w:rPr>
        <w:instrText xml:space="preserve"> </w:instrText>
      </w:r>
      <w:r>
        <w:fldChar w:fldCharType="separate"/>
      </w:r>
      <w:r w:rsidR="00497ABD" w:rsidRPr="00EA4A55">
        <w:rPr>
          <w:noProof/>
          <w:lang w:val="el-GR"/>
        </w:rPr>
        <w:t>2</w:t>
      </w:r>
      <w:r>
        <w:rPr>
          <w:noProof/>
        </w:rPr>
        <w:fldChar w:fldCharType="end"/>
      </w:r>
      <w:r w:rsidRPr="00EA4A55">
        <w:rPr>
          <w:lang w:val="el-GR"/>
        </w:rPr>
        <w:t xml:space="preserve">: </w:t>
      </w:r>
      <w:r w:rsidR="00311478" w:rsidRPr="00EA4A55">
        <w:rPr>
          <w:lang w:val="el-GR"/>
        </w:rPr>
        <w:t>Δομή σετ</w:t>
      </w:r>
      <w:r w:rsidRPr="00EA4A55">
        <w:rPr>
          <w:lang w:val="el-GR"/>
        </w:rPr>
        <w:t xml:space="preserve">-δεδομένων </w:t>
      </w:r>
      <w:r>
        <w:t>flickr</w:t>
      </w:r>
      <w:r w:rsidRPr="00EA4A55">
        <w:rPr>
          <w:lang w:val="el-GR"/>
        </w:rPr>
        <w:t>8</w:t>
      </w:r>
      <w:r>
        <w:t>k</w:t>
      </w:r>
      <w:bookmarkEnd w:id="26"/>
      <w:bookmarkEnd w:id="27"/>
      <w:bookmarkEnd w:id="28"/>
      <w:bookmarkEnd w:id="29"/>
    </w:p>
    <w:p w14:paraId="0DD143F6" w14:textId="727D770B" w:rsidR="001125C7" w:rsidRPr="00AD42B7" w:rsidRDefault="001125C7" w:rsidP="00AD42B7">
      <w:pPr>
        <w:pStyle w:val="a7"/>
        <w:sectPr w:rsidR="001125C7" w:rsidRPr="00AD42B7" w:rsidSect="00F749F7">
          <w:headerReference w:type="default" r:id="rId26"/>
          <w:pgSz w:w="11906" w:h="16838"/>
          <w:pgMar w:top="1134" w:right="1134" w:bottom="1134" w:left="1134" w:header="709" w:footer="851" w:gutter="0"/>
          <w:cols w:space="720"/>
          <w:titlePg/>
        </w:sectPr>
      </w:pPr>
    </w:p>
    <w:p w14:paraId="4657A88A" w14:textId="39BB1B56" w:rsidR="004312BD" w:rsidRPr="004312BD" w:rsidRDefault="004312BD" w:rsidP="004312BD">
      <w:pPr>
        <w:pStyle w:val="a4"/>
      </w:pPr>
      <w:bookmarkStart w:id="30" w:name="_Toc144307557"/>
      <w:r>
        <w:lastRenderedPageBreak/>
        <w:t xml:space="preserve">Κεφάλαιο </w:t>
      </w:r>
      <w:r w:rsidRPr="001730F0">
        <w:t>3</w:t>
      </w:r>
      <w:r>
        <w:t>: Σχεδίαση του Θέματος</w:t>
      </w:r>
      <w:bookmarkEnd w:id="30"/>
    </w:p>
    <w:p w14:paraId="748F7BEC" w14:textId="752FD051" w:rsidR="002E636E" w:rsidRPr="002E636E" w:rsidRDefault="001730F0" w:rsidP="002E636E">
      <w:pPr>
        <w:pStyle w:val="a6"/>
        <w:rPr>
          <w:rFonts w:eastAsia="Arial Unicode MS" w:cs="Arial Unicode MS"/>
        </w:rPr>
      </w:pPr>
      <w:bookmarkStart w:id="31" w:name="_Toc144307558"/>
      <w:r w:rsidRPr="00AA3304">
        <w:rPr>
          <w:rFonts w:eastAsia="Arial Unicode MS" w:cs="Arial Unicode MS"/>
        </w:rPr>
        <w:t>3</w:t>
      </w:r>
      <w:r w:rsidR="002E636E">
        <w:rPr>
          <w:rFonts w:eastAsia="Arial Unicode MS" w:cs="Arial Unicode MS"/>
        </w:rPr>
        <w:t>.1</w:t>
      </w:r>
      <w:r w:rsidR="002E636E" w:rsidRPr="00B96343">
        <w:rPr>
          <w:rFonts w:eastAsia="Arial Unicode MS" w:cs="Arial Unicode MS"/>
        </w:rPr>
        <w:t xml:space="preserve"> </w:t>
      </w:r>
      <w:r w:rsidR="002E636E">
        <w:rPr>
          <w:rFonts w:eastAsia="Arial Unicode MS" w:cs="Arial Unicode MS"/>
        </w:rPr>
        <w:t>Σχεδίαση και λειτουργία του λογισμικού</w:t>
      </w:r>
      <w:bookmarkEnd w:id="31"/>
    </w:p>
    <w:p w14:paraId="640D45EF" w14:textId="02131231" w:rsidR="00FC5A00" w:rsidRPr="00311478" w:rsidRDefault="002E636E" w:rsidP="00FB19F8">
      <w:pPr>
        <w:pStyle w:val="a3"/>
      </w:pPr>
      <w:r>
        <w:t xml:space="preserve">Η δημιουργία του λογισμικού για </w:t>
      </w:r>
      <w:r w:rsidR="00311478">
        <w:t xml:space="preserve">παραγωγή λεζάντας </w:t>
      </w:r>
      <w:r>
        <w:t>εμπεριέχει πολλά στάδια</w:t>
      </w:r>
      <w:r w:rsidR="009C205E">
        <w:t xml:space="preserve"> όπως φαίνεται και στο γενικό σχεδιάγραμμα (</w:t>
      </w:r>
      <w:r w:rsidR="00090B01">
        <w:t>Σχήμα 1</w:t>
      </w:r>
      <w:r w:rsidR="009C205E">
        <w:t>)</w:t>
      </w:r>
      <w:r w:rsidR="00FC5A00">
        <w:t>.</w:t>
      </w:r>
      <w:r w:rsidR="00311478">
        <w:t xml:space="preserve"> Η διαδικασία ξεκινάει με την προ-επεξεργασία και κωδικοποίηση δεδομένων, έπειτα χρησιμοποιούμε ένα </w:t>
      </w:r>
      <w:proofErr w:type="spellStart"/>
      <w:r w:rsidR="00311478">
        <w:t>συνελικτικό</w:t>
      </w:r>
      <w:proofErr w:type="spellEnd"/>
      <w:r w:rsidR="00311478">
        <w:t xml:space="preserve"> νευρωνικό δίκτυο</w:t>
      </w:r>
      <w:r w:rsidR="009808E6">
        <w:t xml:space="preserve"> που λειτουργεί σαν κωδικοποιητής</w:t>
      </w:r>
      <w:r w:rsidR="00311478">
        <w:t xml:space="preserve"> για να εξάγουμε το διάνυσμα χαρακτηριστικών της κάθε εικόνας. Τέλος, εκπαιδεύουμε ένα επαναλαμβανόμενο νευρωνικό δίκτυο</w:t>
      </w:r>
      <w:r w:rsidR="009808E6">
        <w:t xml:space="preserve"> που λειτουργεί σαν αποκωδικοποιητής</w:t>
      </w:r>
      <w:r w:rsidR="00311478">
        <w:t xml:space="preserve"> με το διάνυσμα χαρακτηριστικών και τ</w:t>
      </w:r>
      <w:r w:rsidR="009808E6">
        <w:t>α</w:t>
      </w:r>
      <w:r w:rsidR="00311478">
        <w:t xml:space="preserve"> </w:t>
      </w:r>
      <w:r w:rsidR="009808E6">
        <w:t>κωδικοποιημένα δεδομένα και καταλήγουμε στην παραγωγή λεζάντας.</w:t>
      </w:r>
      <w:r w:rsidR="00311478">
        <w:t xml:space="preserve"> </w:t>
      </w:r>
    </w:p>
    <w:p w14:paraId="76AD7E64" w14:textId="0F8346A6" w:rsidR="00FB19F8" w:rsidRDefault="00FC5A00" w:rsidP="00FB19F8">
      <w:pPr>
        <w:pStyle w:val="a3"/>
      </w:pPr>
      <w:r>
        <w:t>Π</w:t>
      </w:r>
      <w:r w:rsidR="009C205E">
        <w:t>αρακάτω θα εξηγηθούν όλα τα στάδια.</w:t>
      </w:r>
    </w:p>
    <w:p w14:paraId="47172AC6" w14:textId="49DF63C1" w:rsidR="007A38A1" w:rsidRDefault="009808E6" w:rsidP="00777278">
      <w:pPr>
        <w:pStyle w:val="a3"/>
        <w:jc w:val="center"/>
      </w:pPr>
      <w:r>
        <w:rPr>
          <w:noProof/>
        </w:rPr>
        <w:drawing>
          <wp:inline distT="0" distB="0" distL="0" distR="0" wp14:anchorId="1A02B41D" wp14:editId="498B75E2">
            <wp:extent cx="6120130" cy="1390015"/>
            <wp:effectExtent l="0" t="0" r="0" b="635"/>
            <wp:docPr id="163551883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18834" name="Picture 1" descr="A computer screen with white text&#10;&#10;Description automatically generated"/>
                    <pic:cNvPicPr/>
                  </pic:nvPicPr>
                  <pic:blipFill>
                    <a:blip r:embed="rId27"/>
                    <a:stretch>
                      <a:fillRect/>
                    </a:stretch>
                  </pic:blipFill>
                  <pic:spPr>
                    <a:xfrm>
                      <a:off x="0" y="0"/>
                      <a:ext cx="6120130" cy="1390015"/>
                    </a:xfrm>
                    <a:prstGeom prst="rect">
                      <a:avLst/>
                    </a:prstGeom>
                  </pic:spPr>
                </pic:pic>
              </a:graphicData>
            </a:graphic>
          </wp:inline>
        </w:drawing>
      </w:r>
    </w:p>
    <w:p w14:paraId="5F4A1AED" w14:textId="0C609F72" w:rsidR="002E636E" w:rsidRPr="001730F0" w:rsidRDefault="001730F0" w:rsidP="001730F0">
      <w:pPr>
        <w:pStyle w:val="a9"/>
      </w:pPr>
      <w:bookmarkStart w:id="32" w:name="_Toc144147737"/>
      <w:bookmarkStart w:id="33" w:name="_Toc144151922"/>
      <w:bookmarkStart w:id="34" w:name="_Toc144307559"/>
      <w:r>
        <w:t xml:space="preserve">Σχήμα </w:t>
      </w:r>
      <w:fldSimple w:instr=" SEQ Σχήμα \* ARABIC ">
        <w:r w:rsidR="002F605F">
          <w:rPr>
            <w:noProof/>
          </w:rPr>
          <w:t>1</w:t>
        </w:r>
      </w:fldSimple>
      <w:r>
        <w:t>:</w:t>
      </w:r>
      <w:r w:rsidR="00D85278">
        <w:t xml:space="preserve"> </w:t>
      </w:r>
      <w:r>
        <w:t>Διαδικ</w:t>
      </w:r>
      <w:r w:rsidR="00D85278">
        <w:t>α</w:t>
      </w:r>
      <w:r>
        <w:t>σ</w:t>
      </w:r>
      <w:r w:rsidR="00D85278">
        <w:t>ί</w:t>
      </w:r>
      <w:r>
        <w:t>α παραγωγής τίτλου</w:t>
      </w:r>
      <w:bookmarkEnd w:id="32"/>
      <w:bookmarkEnd w:id="33"/>
      <w:bookmarkEnd w:id="34"/>
    </w:p>
    <w:p w14:paraId="5960391A" w14:textId="09D0118B" w:rsidR="00E36624" w:rsidRDefault="001730F0" w:rsidP="00E36624">
      <w:pPr>
        <w:pStyle w:val="a6"/>
      </w:pPr>
      <w:bookmarkStart w:id="35" w:name="_Toc144307560"/>
      <w:r w:rsidRPr="00AA3304">
        <w:rPr>
          <w:rFonts w:eastAsia="Arial Unicode MS" w:cs="Arial Unicode MS"/>
        </w:rPr>
        <w:t>3</w:t>
      </w:r>
      <w:r w:rsidR="00E36624">
        <w:rPr>
          <w:rFonts w:eastAsia="Arial Unicode MS" w:cs="Arial Unicode MS"/>
        </w:rPr>
        <w:t>.</w:t>
      </w:r>
      <w:r w:rsidR="002E636E">
        <w:rPr>
          <w:rFonts w:eastAsia="Arial Unicode MS" w:cs="Arial Unicode MS"/>
        </w:rPr>
        <w:t>2</w:t>
      </w:r>
      <w:r w:rsidR="00E36624" w:rsidRPr="00B96343">
        <w:rPr>
          <w:rFonts w:eastAsia="Arial Unicode MS" w:cs="Arial Unicode MS"/>
        </w:rPr>
        <w:t xml:space="preserve"> </w:t>
      </w:r>
      <w:r w:rsidR="007A4B49">
        <w:rPr>
          <w:rFonts w:eastAsia="Arial Unicode MS" w:cs="Arial Unicode MS"/>
        </w:rPr>
        <w:t>Σετ Δεδομένων</w:t>
      </w:r>
      <w:bookmarkEnd w:id="35"/>
    </w:p>
    <w:p w14:paraId="2EAF5213" w14:textId="06E0FA2F" w:rsidR="00E36624" w:rsidRDefault="004D21E2" w:rsidP="00E36624">
      <w:pPr>
        <w:pStyle w:val="a3"/>
      </w:pPr>
      <w:r>
        <w:t xml:space="preserve">Ο φάκελος με το σετ δεδομένων εμπεριέχει </w:t>
      </w:r>
      <w:r w:rsidR="000A4C4A">
        <w:t>πέντε</w:t>
      </w:r>
      <w:r>
        <w:t xml:space="preserve"> αρχεία</w:t>
      </w:r>
      <w:r w:rsidR="000A4C4A">
        <w:t>:</w:t>
      </w:r>
    </w:p>
    <w:p w14:paraId="4C97C8F8" w14:textId="01423484" w:rsidR="004D21E2" w:rsidRDefault="004D21E2" w:rsidP="004D21E2">
      <w:pPr>
        <w:pStyle w:val="a3"/>
        <w:numPr>
          <w:ilvl w:val="0"/>
          <w:numId w:val="11"/>
        </w:numPr>
      </w:pPr>
      <w:r>
        <w:rPr>
          <w:lang w:val="en-US"/>
        </w:rPr>
        <w:t>Flickr</w:t>
      </w:r>
      <w:r w:rsidRPr="004D21E2">
        <w:t>8</w:t>
      </w:r>
      <w:r>
        <w:rPr>
          <w:lang w:val="en-US"/>
        </w:rPr>
        <w:t>k</w:t>
      </w:r>
      <w:r w:rsidRPr="004D21E2">
        <w:t>_</w:t>
      </w:r>
      <w:r>
        <w:rPr>
          <w:lang w:val="en-US"/>
        </w:rPr>
        <w:t>Dataset</w:t>
      </w:r>
      <w:r w:rsidRPr="004D21E2">
        <w:t xml:space="preserve"> </w:t>
      </w:r>
      <w:r>
        <w:sym w:font="Wingdings" w:char="F0E0"/>
      </w:r>
      <w:r w:rsidR="00090B01">
        <w:t xml:space="preserve"> Φ</w:t>
      </w:r>
      <w:r>
        <w:t>άκελος με όλες τις φωτογραφίες</w:t>
      </w:r>
    </w:p>
    <w:p w14:paraId="071997D5" w14:textId="4091CCD0" w:rsidR="004D21E2" w:rsidRDefault="004D21E2" w:rsidP="004D21E2">
      <w:pPr>
        <w:pStyle w:val="a3"/>
        <w:numPr>
          <w:ilvl w:val="0"/>
          <w:numId w:val="11"/>
        </w:numPr>
      </w:pPr>
      <w:r>
        <w:rPr>
          <w:lang w:val="en-US"/>
        </w:rPr>
        <w:t>Flickr</w:t>
      </w:r>
      <w:r w:rsidRPr="004D21E2">
        <w:t>_8</w:t>
      </w:r>
      <w:r>
        <w:rPr>
          <w:lang w:val="en-US"/>
        </w:rPr>
        <w:t>k</w:t>
      </w:r>
      <w:r w:rsidRPr="004D21E2">
        <w:t>.</w:t>
      </w:r>
      <w:proofErr w:type="spellStart"/>
      <w:r>
        <w:rPr>
          <w:lang w:val="en-US"/>
        </w:rPr>
        <w:t>devImages</w:t>
      </w:r>
      <w:proofErr w:type="spellEnd"/>
      <w:r w:rsidRPr="004D21E2">
        <w:t>.</w:t>
      </w:r>
      <w:r>
        <w:rPr>
          <w:lang w:val="en-US"/>
        </w:rPr>
        <w:t>txt</w:t>
      </w:r>
      <w:r w:rsidRPr="004D21E2">
        <w:rPr>
          <w:lang w:val="en-US"/>
        </w:rPr>
        <w:sym w:font="Wingdings" w:char="F0E0"/>
      </w:r>
      <w:r w:rsidR="00090B01">
        <w:t xml:space="preserve"> Α</w:t>
      </w:r>
      <w:r>
        <w:t>ρχείο</w:t>
      </w:r>
      <w:r w:rsidRPr="004D21E2">
        <w:t xml:space="preserve"> </w:t>
      </w:r>
      <w:r>
        <w:t>με τα ονόματα των 1000 εικόνων επιβεβαίωσης</w:t>
      </w:r>
    </w:p>
    <w:p w14:paraId="5D09A70B" w14:textId="4AFCD2DC" w:rsidR="004D21E2" w:rsidRDefault="004D21E2" w:rsidP="004D21E2">
      <w:pPr>
        <w:pStyle w:val="a3"/>
        <w:numPr>
          <w:ilvl w:val="0"/>
          <w:numId w:val="11"/>
        </w:numPr>
      </w:pPr>
      <w:r>
        <w:rPr>
          <w:lang w:val="en-US"/>
        </w:rPr>
        <w:t>Flickr</w:t>
      </w:r>
      <w:r w:rsidRPr="004D21E2">
        <w:t>_8</w:t>
      </w:r>
      <w:r>
        <w:rPr>
          <w:lang w:val="en-US"/>
        </w:rPr>
        <w:t>k</w:t>
      </w:r>
      <w:r w:rsidRPr="004D21E2">
        <w:t>.</w:t>
      </w:r>
      <w:proofErr w:type="spellStart"/>
      <w:r>
        <w:rPr>
          <w:lang w:val="en-US"/>
        </w:rPr>
        <w:t>testImages</w:t>
      </w:r>
      <w:proofErr w:type="spellEnd"/>
      <w:r w:rsidRPr="004D21E2">
        <w:t>.</w:t>
      </w:r>
      <w:r>
        <w:rPr>
          <w:lang w:val="en-US"/>
        </w:rPr>
        <w:t>txt</w:t>
      </w:r>
      <w:r w:rsidRPr="004D21E2">
        <w:rPr>
          <w:lang w:val="en-US"/>
        </w:rPr>
        <w:sym w:font="Wingdings" w:char="F0E0"/>
      </w:r>
      <w:r w:rsidR="00090B01">
        <w:t xml:space="preserve"> Α</w:t>
      </w:r>
      <w:r>
        <w:t>ρχείο</w:t>
      </w:r>
      <w:r w:rsidRPr="004D21E2">
        <w:t xml:space="preserve"> </w:t>
      </w:r>
      <w:r>
        <w:t>με</w:t>
      </w:r>
      <w:r w:rsidRPr="004D21E2">
        <w:t xml:space="preserve"> </w:t>
      </w:r>
      <w:r>
        <w:t>τα ονόματα των 1000 εικόνων δοκιμής</w:t>
      </w:r>
    </w:p>
    <w:p w14:paraId="06A05467" w14:textId="705F707D" w:rsidR="004D21E2" w:rsidRDefault="004D21E2" w:rsidP="004D21E2">
      <w:pPr>
        <w:pStyle w:val="a3"/>
        <w:numPr>
          <w:ilvl w:val="0"/>
          <w:numId w:val="11"/>
        </w:numPr>
      </w:pPr>
      <w:r>
        <w:rPr>
          <w:lang w:val="en-US"/>
        </w:rPr>
        <w:t>Flickr</w:t>
      </w:r>
      <w:r w:rsidRPr="004D21E2">
        <w:t>_8</w:t>
      </w:r>
      <w:r>
        <w:rPr>
          <w:lang w:val="en-US"/>
        </w:rPr>
        <w:t>k</w:t>
      </w:r>
      <w:r w:rsidRPr="004D21E2">
        <w:t>.</w:t>
      </w:r>
      <w:proofErr w:type="spellStart"/>
      <w:r>
        <w:rPr>
          <w:lang w:val="en-US"/>
        </w:rPr>
        <w:t>trainImages</w:t>
      </w:r>
      <w:proofErr w:type="spellEnd"/>
      <w:r w:rsidRPr="004D21E2">
        <w:t>.</w:t>
      </w:r>
      <w:r>
        <w:rPr>
          <w:lang w:val="en-US"/>
        </w:rPr>
        <w:t>txt</w:t>
      </w:r>
      <w:r w:rsidRPr="004D21E2">
        <w:rPr>
          <w:lang w:val="en-US"/>
        </w:rPr>
        <w:sym w:font="Wingdings" w:char="F0E0"/>
      </w:r>
      <w:r w:rsidR="00090B01">
        <w:t xml:space="preserve"> Α</w:t>
      </w:r>
      <w:r>
        <w:t>ρχείο</w:t>
      </w:r>
      <w:r w:rsidRPr="004D21E2">
        <w:t xml:space="preserve"> </w:t>
      </w:r>
      <w:r>
        <w:t>με</w:t>
      </w:r>
      <w:r w:rsidRPr="004D21E2">
        <w:t xml:space="preserve"> </w:t>
      </w:r>
      <w:r>
        <w:t>τα ονόματα των 6000 εικόνων εκπαίδευσης</w:t>
      </w:r>
    </w:p>
    <w:p w14:paraId="4FB57695" w14:textId="07313C3F" w:rsidR="00044D29" w:rsidRPr="004D21E2" w:rsidRDefault="004D21E2" w:rsidP="000A4C4A">
      <w:pPr>
        <w:pStyle w:val="a3"/>
        <w:numPr>
          <w:ilvl w:val="0"/>
          <w:numId w:val="11"/>
        </w:numPr>
      </w:pPr>
      <w:r>
        <w:rPr>
          <w:lang w:val="en-US"/>
        </w:rPr>
        <w:t>Flickr</w:t>
      </w:r>
      <w:r w:rsidRPr="004D21E2">
        <w:t>8</w:t>
      </w:r>
      <w:r>
        <w:rPr>
          <w:lang w:val="en-US"/>
        </w:rPr>
        <w:t>k</w:t>
      </w:r>
      <w:r w:rsidRPr="004D21E2">
        <w:t>.</w:t>
      </w:r>
      <w:r>
        <w:rPr>
          <w:lang w:val="en-US"/>
        </w:rPr>
        <w:t>lemma</w:t>
      </w:r>
      <w:r w:rsidRPr="004D21E2">
        <w:t>.</w:t>
      </w:r>
      <w:r>
        <w:rPr>
          <w:lang w:val="en-US"/>
        </w:rPr>
        <w:t>token</w:t>
      </w:r>
      <w:r w:rsidRPr="004D21E2">
        <w:t>.</w:t>
      </w:r>
      <w:r>
        <w:rPr>
          <w:lang w:val="en-US"/>
        </w:rPr>
        <w:t>txt</w:t>
      </w:r>
      <w:r w:rsidRPr="004D21E2">
        <w:rPr>
          <w:lang w:val="en-US"/>
        </w:rPr>
        <w:sym w:font="Wingdings" w:char="F0E0"/>
      </w:r>
      <w:r w:rsidR="00090B01">
        <w:t xml:space="preserve"> Α</w:t>
      </w:r>
      <w:r>
        <w:t xml:space="preserve">ρχείο με τα ονόματα και τους </w:t>
      </w:r>
      <w:proofErr w:type="spellStart"/>
      <w:r>
        <w:t>λ</w:t>
      </w:r>
      <w:r w:rsidR="003B11EC">
        <w:t>ηματοποιημένους</w:t>
      </w:r>
      <w:proofErr w:type="spellEnd"/>
      <w:r w:rsidR="003B11EC">
        <w:t xml:space="preserve"> </w:t>
      </w:r>
      <w:r>
        <w:t xml:space="preserve">τίτλους όλων των εικόνων </w:t>
      </w:r>
    </w:p>
    <w:p w14:paraId="43A58BE2" w14:textId="72377066" w:rsidR="00E36624" w:rsidRDefault="001730F0" w:rsidP="00E36624">
      <w:pPr>
        <w:pStyle w:val="a7"/>
        <w:rPr>
          <w:b w:val="0"/>
          <w:bCs w:val="0"/>
          <w:sz w:val="24"/>
          <w:szCs w:val="24"/>
        </w:rPr>
      </w:pPr>
      <w:bookmarkStart w:id="36" w:name="_Toc144148411"/>
      <w:bookmarkStart w:id="37" w:name="_Toc144307561"/>
      <w:r w:rsidRPr="00AA3304">
        <w:rPr>
          <w:rFonts w:eastAsia="Arial Unicode MS" w:cs="Arial Unicode MS"/>
        </w:rPr>
        <w:lastRenderedPageBreak/>
        <w:t>3</w:t>
      </w:r>
      <w:r w:rsidR="00E36624">
        <w:rPr>
          <w:rFonts w:eastAsia="Arial Unicode MS" w:cs="Arial Unicode MS"/>
        </w:rPr>
        <w:t>.</w:t>
      </w:r>
      <w:r w:rsidR="002E636E">
        <w:rPr>
          <w:rFonts w:eastAsia="Arial Unicode MS" w:cs="Arial Unicode MS"/>
        </w:rPr>
        <w:t>2</w:t>
      </w:r>
      <w:r w:rsidR="00E36624">
        <w:rPr>
          <w:rFonts w:eastAsia="Arial Unicode MS" w:cs="Arial Unicode MS"/>
        </w:rPr>
        <w:t>.</w:t>
      </w:r>
      <w:r w:rsidR="008B1CA8">
        <w:rPr>
          <w:rFonts w:eastAsia="Arial Unicode MS" w:cs="Arial Unicode MS"/>
        </w:rPr>
        <w:t>1</w:t>
      </w:r>
      <w:r w:rsidR="00E36624">
        <w:rPr>
          <w:rFonts w:eastAsia="Arial Unicode MS" w:cs="Arial Unicode MS"/>
        </w:rPr>
        <w:t xml:space="preserve"> </w:t>
      </w:r>
      <w:proofErr w:type="spellStart"/>
      <w:r w:rsidR="007A4B49">
        <w:rPr>
          <w:rFonts w:eastAsia="Arial Unicode MS" w:cs="Arial Unicode MS"/>
        </w:rPr>
        <w:t>Προεπεξεργασία</w:t>
      </w:r>
      <w:proofErr w:type="spellEnd"/>
      <w:r w:rsidR="007A4B49">
        <w:rPr>
          <w:rFonts w:eastAsia="Arial Unicode MS" w:cs="Arial Unicode MS"/>
        </w:rPr>
        <w:t xml:space="preserve"> δεδομένων</w:t>
      </w:r>
      <w:bookmarkEnd w:id="36"/>
      <w:bookmarkEnd w:id="37"/>
    </w:p>
    <w:p w14:paraId="31183D1A" w14:textId="7FEA8083" w:rsidR="008B1CA8" w:rsidRDefault="008B1CA8" w:rsidP="008B1CA8">
      <w:pPr>
        <w:pStyle w:val="a3"/>
      </w:pPr>
      <w:r>
        <w:t>Τ</w:t>
      </w:r>
      <w:r>
        <w:rPr>
          <w:lang w:val="en-US"/>
        </w:rPr>
        <w:t>o</w:t>
      </w:r>
      <w:r w:rsidRPr="008B1CA8">
        <w:t xml:space="preserve"> </w:t>
      </w:r>
      <w:r>
        <w:t>σετ δεδομένων έχει ήδη δεχθεί</w:t>
      </w:r>
      <w:r w:rsidR="00911D53">
        <w:t xml:space="preserve"> </w:t>
      </w:r>
      <w:r w:rsidRPr="008B1CA8">
        <w:rPr>
          <w:b/>
          <w:bCs/>
        </w:rPr>
        <w:t>λημματοποίηση</w:t>
      </w:r>
      <w:r w:rsidR="000A4C4A">
        <w:rPr>
          <w:b/>
          <w:bCs/>
        </w:rPr>
        <w:t xml:space="preserve"> </w:t>
      </w:r>
      <w:r>
        <w:t>(</w:t>
      </w:r>
      <w:r w:rsidRPr="008B1CA8">
        <w:rPr>
          <w:b/>
          <w:bCs/>
          <w:lang w:val="en-US"/>
        </w:rPr>
        <w:t>lemmatization</w:t>
      </w:r>
      <w:r w:rsidRPr="008B1CA8">
        <w:t>)</w:t>
      </w:r>
      <w:r>
        <w:t>.</w:t>
      </w:r>
      <w:r w:rsidR="00AD7D4D" w:rsidRPr="00AD7D4D">
        <w:t xml:space="preserve"> </w:t>
      </w:r>
      <w:r>
        <w:t xml:space="preserve">Η διαδικασία της ληματοποίησης είναι πολύ διαδεδομένη στον τομέα του </w:t>
      </w:r>
      <w:r>
        <w:rPr>
          <w:lang w:val="en-US"/>
        </w:rPr>
        <w:t>NLP</w:t>
      </w:r>
      <w:r>
        <w:t>,</w:t>
      </w:r>
      <w:r w:rsidRPr="001E2E49">
        <w:t xml:space="preserve"> </w:t>
      </w:r>
      <w:r>
        <w:t xml:space="preserve">μειώνει τις μοναδικές λέξεις του </w:t>
      </w:r>
      <w:commentRangeStart w:id="38"/>
      <w:commentRangeStart w:id="39"/>
      <w:r w:rsidRPr="00AD7D4D">
        <w:t>λεξιλογίου και διευκολ</w:t>
      </w:r>
      <w:r w:rsidR="009241DB" w:rsidRPr="00AD7D4D">
        <w:t>ύ</w:t>
      </w:r>
      <w:r w:rsidRPr="00AD7D4D">
        <w:t>νει την εκπαίδευση του μοντέλου.</w:t>
      </w:r>
      <w:r w:rsidR="00911D53" w:rsidRPr="00AD7D4D">
        <w:t xml:space="preserve"> </w:t>
      </w:r>
      <w:r w:rsidRPr="00AD7D4D">
        <w:t xml:space="preserve">H λογική της είναι ότι αφαιρούμε όλες </w:t>
      </w:r>
      <w:commentRangeEnd w:id="38"/>
      <w:r w:rsidR="00964631" w:rsidRPr="00AD7D4D">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38"/>
      </w:r>
      <w:commentRangeEnd w:id="39"/>
      <w:r w:rsidR="00AD7D4D">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39"/>
      </w:r>
      <w:r>
        <w:t xml:space="preserve">τις καταλήξεις από τις λέξεις και </w:t>
      </w:r>
      <w:r w:rsidR="00AD7D4D">
        <w:t>αντικαθιστούμε τα</w:t>
      </w:r>
      <w:r>
        <w:t xml:space="preserve"> άρθρα όπως </w:t>
      </w:r>
      <w:r w:rsidR="00911D53" w:rsidRPr="00911D53">
        <w:t>“</w:t>
      </w:r>
      <w:r>
        <w:rPr>
          <w:lang w:val="en-US"/>
        </w:rPr>
        <w:t>is</w:t>
      </w:r>
      <w:r w:rsidRPr="003B11EC">
        <w:t>,</w:t>
      </w:r>
      <w:r w:rsidR="00AD7D4D">
        <w:t xml:space="preserve"> </w:t>
      </w:r>
      <w:r w:rsidR="00DB0163">
        <w:rPr>
          <w:lang w:val="en-US"/>
        </w:rPr>
        <w:t>am</w:t>
      </w:r>
      <w:r w:rsidR="00DB0163" w:rsidRPr="00DB0163">
        <w:t>,</w:t>
      </w:r>
      <w:r w:rsidR="00AD7D4D">
        <w:t xml:space="preserve"> </w:t>
      </w:r>
      <w:r>
        <w:rPr>
          <w:lang w:val="en-US"/>
        </w:rPr>
        <w:t>up</w:t>
      </w:r>
      <w:r w:rsidRPr="003B11EC">
        <w:t>,</w:t>
      </w:r>
      <w:r w:rsidR="00AD7D4D">
        <w:t xml:space="preserve"> </w:t>
      </w:r>
      <w:r>
        <w:rPr>
          <w:lang w:val="en-US"/>
        </w:rPr>
        <w:t>are</w:t>
      </w:r>
      <w:r w:rsidR="00911D53" w:rsidRPr="00911D53">
        <w:t>”</w:t>
      </w:r>
      <w:r w:rsidRPr="003B11EC">
        <w:t xml:space="preserve"> </w:t>
      </w:r>
      <w:r>
        <w:t xml:space="preserve">κτλ. με το </w:t>
      </w:r>
      <w:r w:rsidR="009241DB">
        <w:t>ρήμα</w:t>
      </w:r>
      <w:r>
        <w:t xml:space="preserve"> </w:t>
      </w:r>
      <w:r w:rsidRPr="003B11EC">
        <w:t>“</w:t>
      </w:r>
      <w:r>
        <w:rPr>
          <w:lang w:val="en-US"/>
        </w:rPr>
        <w:t>be</w:t>
      </w:r>
      <w:r w:rsidRPr="003B11EC">
        <w:t>”.</w:t>
      </w:r>
    </w:p>
    <w:p w14:paraId="09ECE391" w14:textId="77777777" w:rsidR="008B1CA8" w:rsidRPr="007C1074" w:rsidRDefault="008B1CA8" w:rsidP="008B1CA8">
      <w:pPr>
        <w:pStyle w:val="a3"/>
        <w:rPr>
          <w:lang w:val="en-US"/>
        </w:rPr>
      </w:pPr>
      <w:r>
        <w:t>Παράδειγμα</w:t>
      </w:r>
      <w:r>
        <w:rPr>
          <w:lang w:val="en-US"/>
        </w:rPr>
        <w:t>:</w:t>
      </w:r>
    </w:p>
    <w:p w14:paraId="5FE2F256" w14:textId="75EE7F07" w:rsidR="008B1CA8" w:rsidRDefault="008B1CA8" w:rsidP="008B1CA8">
      <w:pPr>
        <w:pStyle w:val="a3"/>
        <w:rPr>
          <w:lang w:val="en-US"/>
        </w:rPr>
      </w:pPr>
      <w:r w:rsidRPr="00AD7D4D">
        <w:rPr>
          <w:b/>
          <w:bCs/>
        </w:rPr>
        <w:t>Αρχική</w:t>
      </w:r>
      <w:r w:rsidRPr="00AD7D4D">
        <w:rPr>
          <w:b/>
          <w:bCs/>
          <w:lang w:val="en-US"/>
        </w:rPr>
        <w:t xml:space="preserve"> </w:t>
      </w:r>
      <w:r w:rsidRPr="00AD7D4D">
        <w:rPr>
          <w:b/>
          <w:bCs/>
        </w:rPr>
        <w:t>πρόταση</w:t>
      </w:r>
      <w:r w:rsidRPr="00AD7D4D">
        <w:rPr>
          <w:b/>
          <w:bCs/>
          <w:lang w:val="en-US"/>
        </w:rPr>
        <w:t xml:space="preserve"> </w:t>
      </w:r>
      <w:r w:rsidRPr="00AD7D4D">
        <w:rPr>
          <w:b/>
          <w:bCs/>
        </w:rPr>
        <w:sym w:font="Wingdings" w:char="F0E0"/>
      </w:r>
      <w:r w:rsidR="00AD7D4D">
        <w:rPr>
          <w:b/>
          <w:bCs/>
          <w:lang w:val="en-US"/>
        </w:rPr>
        <w:t xml:space="preserve"> </w:t>
      </w:r>
      <w:r w:rsidRPr="007A4B49">
        <w:rPr>
          <w:lang w:val="en-US"/>
        </w:rPr>
        <w:t>Two people are in a small race car driving by a green hill.</w:t>
      </w:r>
    </w:p>
    <w:p w14:paraId="5BC854D4" w14:textId="598C20E9" w:rsidR="00DC797B" w:rsidRDefault="008B1CA8" w:rsidP="00DC797B">
      <w:pPr>
        <w:pStyle w:val="a3"/>
        <w:rPr>
          <w:lang w:val="en-US"/>
        </w:rPr>
      </w:pPr>
      <w:r w:rsidRPr="00AD7D4D">
        <w:rPr>
          <w:b/>
          <w:bCs/>
        </w:rPr>
        <w:t>Λημματοποιημένη</w:t>
      </w:r>
      <w:r w:rsidRPr="00AD7D4D">
        <w:rPr>
          <w:b/>
          <w:bCs/>
          <w:lang w:val="en-US"/>
        </w:rPr>
        <w:t xml:space="preserve"> </w:t>
      </w:r>
      <w:r w:rsidRPr="00AD7D4D">
        <w:rPr>
          <w:b/>
          <w:bCs/>
        </w:rPr>
        <w:t>πρόταση</w:t>
      </w:r>
      <w:r w:rsidRPr="00AD7D4D">
        <w:rPr>
          <w:b/>
          <w:bCs/>
        </w:rPr>
        <w:sym w:font="Wingdings" w:char="F0E0"/>
      </w:r>
      <w:r w:rsidR="00AD7D4D">
        <w:rPr>
          <w:b/>
          <w:bCs/>
          <w:lang w:val="en-US"/>
        </w:rPr>
        <w:t xml:space="preserve"> </w:t>
      </w:r>
      <w:r w:rsidRPr="007A4B49">
        <w:rPr>
          <w:lang w:val="en-US"/>
        </w:rPr>
        <w:t>Two person be in a small race car drive by a green hill.</w:t>
      </w:r>
      <w:bookmarkStart w:id="40" w:name="_Toc144148412"/>
    </w:p>
    <w:p w14:paraId="046C015F" w14:textId="4A2ACD42" w:rsidR="00DC797B" w:rsidRDefault="007A4B49" w:rsidP="00DC797B">
      <w:pPr>
        <w:pStyle w:val="a3"/>
      </w:pPr>
      <w:r>
        <w:t xml:space="preserve">Αφού έχουμε το </w:t>
      </w:r>
      <w:proofErr w:type="spellStart"/>
      <w:r>
        <w:t>λημματοποιημένο</w:t>
      </w:r>
      <w:proofErr w:type="spellEnd"/>
      <w:r>
        <w:t xml:space="preserve"> σετ δεδομένων προχωράμε σ</w:t>
      </w:r>
      <w:r w:rsidR="008B1CA8">
        <w:t xml:space="preserve">ε </w:t>
      </w:r>
      <w:r>
        <w:t>περ</w:t>
      </w:r>
      <w:r w:rsidR="009241DB">
        <w:t>αι</w:t>
      </w:r>
      <w:r>
        <w:t>τ</w:t>
      </w:r>
      <w:r w:rsidR="009241DB">
        <w:t>έ</w:t>
      </w:r>
      <w:r>
        <w:t>ρω επεξεργασία.</w:t>
      </w:r>
      <w:bookmarkStart w:id="41" w:name="_Toc144148413"/>
      <w:bookmarkEnd w:id="40"/>
    </w:p>
    <w:p w14:paraId="28A1969A" w14:textId="77777777" w:rsidR="00DC797B" w:rsidRDefault="007A4B49" w:rsidP="00DC797B">
      <w:pPr>
        <w:pStyle w:val="a3"/>
        <w:numPr>
          <w:ilvl w:val="0"/>
          <w:numId w:val="18"/>
        </w:numPr>
      </w:pPr>
      <w:r>
        <w:t xml:space="preserve">Μετατρέπουμε </w:t>
      </w:r>
      <w:r w:rsidR="001E2E49">
        <w:t>τα κεφαλαία σε μικρά</w:t>
      </w:r>
      <w:bookmarkStart w:id="42" w:name="_Toc144148414"/>
      <w:bookmarkEnd w:id="41"/>
    </w:p>
    <w:p w14:paraId="13872208" w14:textId="77777777" w:rsidR="00DC797B" w:rsidRDefault="001E2E49" w:rsidP="00DC797B">
      <w:pPr>
        <w:pStyle w:val="a3"/>
        <w:numPr>
          <w:ilvl w:val="0"/>
          <w:numId w:val="18"/>
        </w:numPr>
      </w:pPr>
      <w:r>
        <w:t>Αφαιρούμε τα σημεία στίξης</w:t>
      </w:r>
      <w:bookmarkStart w:id="43" w:name="_Toc144148415"/>
      <w:bookmarkEnd w:id="42"/>
    </w:p>
    <w:p w14:paraId="7865E903" w14:textId="1A0529B9" w:rsidR="00DC797B" w:rsidRDefault="001E2E49" w:rsidP="00DC797B">
      <w:pPr>
        <w:pStyle w:val="a3"/>
        <w:numPr>
          <w:ilvl w:val="0"/>
          <w:numId w:val="18"/>
        </w:numPr>
      </w:pPr>
      <w:r w:rsidRPr="00DC797B">
        <w:t>Αφαιρούμε όλους τους χαρακτήρες «</w:t>
      </w:r>
      <w:r w:rsidRPr="00DC797B">
        <w:rPr>
          <w:lang w:val="en-US"/>
        </w:rPr>
        <w:t>s</w:t>
      </w:r>
      <w:r w:rsidRPr="00DC797B">
        <w:t>» που περισσεύουν απ</w:t>
      </w:r>
      <w:r w:rsidR="00044D29">
        <w:t>ό</w:t>
      </w:r>
      <w:r w:rsidRPr="00DC797B">
        <w:t xml:space="preserve"> τα σημεία στίξης</w:t>
      </w:r>
      <w:bookmarkEnd w:id="43"/>
      <w:r w:rsidRPr="00DC797B">
        <w:t xml:space="preserve"> </w:t>
      </w:r>
      <w:bookmarkStart w:id="44" w:name="_Toc144148416"/>
    </w:p>
    <w:p w14:paraId="2F7F04DE" w14:textId="61D57ACB" w:rsidR="00DC797B" w:rsidRDefault="00DE22C3" w:rsidP="00DC797B">
      <w:pPr>
        <w:pStyle w:val="a3"/>
        <w:numPr>
          <w:ilvl w:val="0"/>
          <w:numId w:val="18"/>
        </w:numPr>
      </w:pPr>
      <w:r w:rsidRPr="00DC797B">
        <w:t xml:space="preserve">Προσθέτουμε στην αρχή κάθε πρότασης το πρόθεμα </w:t>
      </w:r>
      <w:r w:rsidR="000A4C4A" w:rsidRPr="000A4C4A">
        <w:t>“</w:t>
      </w:r>
      <w:r w:rsidRPr="00DC797B">
        <w:t>&lt;</w:t>
      </w:r>
      <w:r w:rsidRPr="00DC797B">
        <w:rPr>
          <w:lang w:val="en-US"/>
        </w:rPr>
        <w:t>start</w:t>
      </w:r>
      <w:r w:rsidRPr="00DC797B">
        <w:t>&gt;</w:t>
      </w:r>
      <w:r w:rsidR="000A4C4A" w:rsidRPr="000A4C4A">
        <w:t>”</w:t>
      </w:r>
      <w:r w:rsidRPr="00DC797B">
        <w:t xml:space="preserve"> και στο τέλος </w:t>
      </w:r>
      <w:r w:rsidR="000A4C4A" w:rsidRPr="000A4C4A">
        <w:t>“</w:t>
      </w:r>
      <w:r w:rsidRPr="00DC797B">
        <w:t>&lt;</w:t>
      </w:r>
      <w:r w:rsidRPr="00DC797B">
        <w:rPr>
          <w:lang w:val="en-US"/>
        </w:rPr>
        <w:t>end</w:t>
      </w:r>
      <w:r w:rsidRPr="00DC797B">
        <w:t>&gt;</w:t>
      </w:r>
      <w:bookmarkStart w:id="45" w:name="_Toc144148417"/>
      <w:bookmarkEnd w:id="44"/>
      <w:r w:rsidR="000A4C4A" w:rsidRPr="000A4C4A">
        <w:t>”</w:t>
      </w:r>
    </w:p>
    <w:p w14:paraId="4085BCAD" w14:textId="7B70BFE7" w:rsidR="007A38A1" w:rsidRDefault="001E2E49" w:rsidP="00777278">
      <w:pPr>
        <w:pStyle w:val="a3"/>
        <w:jc w:val="center"/>
      </w:pPr>
      <w:r>
        <w:rPr>
          <w:noProof/>
        </w:rPr>
        <w:drawing>
          <wp:inline distT="0" distB="0" distL="0" distR="0" wp14:anchorId="18984424" wp14:editId="620C1CD0">
            <wp:extent cx="6120130" cy="349250"/>
            <wp:effectExtent l="0" t="0" r="0" b="0"/>
            <wp:docPr id="82270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7681" name=""/>
                    <pic:cNvPicPr/>
                  </pic:nvPicPr>
                  <pic:blipFill>
                    <a:blip r:embed="rId28"/>
                    <a:stretch>
                      <a:fillRect/>
                    </a:stretch>
                  </pic:blipFill>
                  <pic:spPr>
                    <a:xfrm>
                      <a:off x="0" y="0"/>
                      <a:ext cx="6120130" cy="349250"/>
                    </a:xfrm>
                    <a:prstGeom prst="rect">
                      <a:avLst/>
                    </a:prstGeom>
                  </pic:spPr>
                </pic:pic>
              </a:graphicData>
            </a:graphic>
          </wp:inline>
        </w:drawing>
      </w:r>
      <w:bookmarkEnd w:id="45"/>
    </w:p>
    <w:p w14:paraId="747BF61B" w14:textId="137DB2C1" w:rsidR="001E2E49" w:rsidRPr="009808E6" w:rsidRDefault="007A38A1" w:rsidP="009808E6">
      <w:pPr>
        <w:pStyle w:val="Header"/>
        <w:jc w:val="center"/>
        <w:rPr>
          <w:lang w:val="el-GR"/>
        </w:rPr>
      </w:pPr>
      <w:bookmarkStart w:id="46" w:name="_Toc144151925"/>
      <w:bookmarkStart w:id="47" w:name="_Toc144307562"/>
      <w:bookmarkStart w:id="48" w:name="_Toc144321994"/>
      <w:r w:rsidRPr="009808E6">
        <w:rPr>
          <w:lang w:val="el-GR"/>
        </w:rPr>
        <w:t xml:space="preserve">Εικόνα </w:t>
      </w:r>
      <w:r>
        <w:fldChar w:fldCharType="begin"/>
      </w:r>
      <w:r w:rsidRPr="009808E6">
        <w:rPr>
          <w:lang w:val="el-GR"/>
        </w:rPr>
        <w:instrText xml:space="preserve"> </w:instrText>
      </w:r>
      <w:r>
        <w:instrText>SEQ</w:instrText>
      </w:r>
      <w:r w:rsidRPr="009808E6">
        <w:rPr>
          <w:lang w:val="el-GR"/>
        </w:rPr>
        <w:instrText xml:space="preserve"> Εικόνα \* </w:instrText>
      </w:r>
      <w:r>
        <w:instrText>ARABIC</w:instrText>
      </w:r>
      <w:r w:rsidRPr="009808E6">
        <w:rPr>
          <w:lang w:val="el-GR"/>
        </w:rPr>
        <w:instrText xml:space="preserve"> </w:instrText>
      </w:r>
      <w:r>
        <w:fldChar w:fldCharType="separate"/>
      </w:r>
      <w:r w:rsidR="00497ABD" w:rsidRPr="009808E6">
        <w:rPr>
          <w:noProof/>
          <w:lang w:val="el-GR"/>
        </w:rPr>
        <w:t>3</w:t>
      </w:r>
      <w:r>
        <w:fldChar w:fldCharType="end"/>
      </w:r>
      <w:r w:rsidRPr="009808E6">
        <w:rPr>
          <w:lang w:val="el-GR"/>
        </w:rPr>
        <w:t>: Ο τίτλος της εικόνας πριν και μετά την επεξεργασία.</w:t>
      </w:r>
      <w:bookmarkEnd w:id="46"/>
      <w:bookmarkEnd w:id="47"/>
      <w:bookmarkEnd w:id="48"/>
    </w:p>
    <w:p w14:paraId="0D8B4F8D" w14:textId="77777777" w:rsidR="00EE50A2" w:rsidRPr="007A38A1" w:rsidRDefault="00EE50A2" w:rsidP="007A38A1">
      <w:pPr>
        <w:pStyle w:val="a8"/>
        <w:jc w:val="center"/>
        <w:rPr>
          <w:sz w:val="24"/>
          <w:szCs w:val="24"/>
        </w:rPr>
      </w:pPr>
    </w:p>
    <w:p w14:paraId="5C7FA407" w14:textId="5213EE9A" w:rsidR="008B1CA8" w:rsidRPr="001E2E49" w:rsidRDefault="001730F0" w:rsidP="008B1CA8">
      <w:pPr>
        <w:pStyle w:val="a6"/>
      </w:pPr>
      <w:bookmarkStart w:id="49" w:name="_Toc144307563"/>
      <w:r w:rsidRPr="00AA3304">
        <w:rPr>
          <w:rFonts w:eastAsia="Arial Unicode MS" w:cs="Arial Unicode MS"/>
        </w:rPr>
        <w:t>3</w:t>
      </w:r>
      <w:r w:rsidR="008B1CA8">
        <w:rPr>
          <w:rFonts w:eastAsia="Arial Unicode MS" w:cs="Arial Unicode MS"/>
        </w:rPr>
        <w:t xml:space="preserve">.3 </w:t>
      </w:r>
      <w:proofErr w:type="spellStart"/>
      <w:r w:rsidR="008B1CA8">
        <w:rPr>
          <w:rFonts w:eastAsia="Arial Unicode MS" w:cs="Arial Unicode MS"/>
        </w:rPr>
        <w:t>Συνελικτικό</w:t>
      </w:r>
      <w:proofErr w:type="spellEnd"/>
      <w:r w:rsidR="008B1CA8">
        <w:rPr>
          <w:rFonts w:eastAsia="Arial Unicode MS" w:cs="Arial Unicode MS"/>
        </w:rPr>
        <w:t xml:space="preserve"> Νευρωνικό Δίκτυο</w:t>
      </w:r>
      <w:bookmarkEnd w:id="49"/>
    </w:p>
    <w:p w14:paraId="27191044" w14:textId="1625771E" w:rsidR="00D47C2B" w:rsidRDefault="008B1CA8" w:rsidP="008B1CA8">
      <w:pPr>
        <w:pStyle w:val="a3"/>
      </w:pPr>
      <w:r>
        <w:t xml:space="preserve">Στην παρούσα εργασία χρησιμοποιήθηκε το </w:t>
      </w:r>
      <w:r w:rsidR="00AD7D4D">
        <w:t>προ-εκπαιδευμένο</w:t>
      </w:r>
      <w:r>
        <w:t xml:space="preserve"> νευρωνικό δίκτυο </w:t>
      </w:r>
      <w:r>
        <w:rPr>
          <w:lang w:val="en-US"/>
        </w:rPr>
        <w:t>ResNet</w:t>
      </w:r>
      <w:r w:rsidRPr="008B1CA8">
        <w:t>50</w:t>
      </w:r>
      <w:r>
        <w:t xml:space="preserve"> </w:t>
      </w:r>
      <w:r w:rsidR="00D6709B">
        <w:t xml:space="preserve">μέσω της βιβλιοθήκης </w:t>
      </w:r>
      <w:r w:rsidR="00D6709B">
        <w:rPr>
          <w:lang w:val="en-US"/>
        </w:rPr>
        <w:t>Keras</w:t>
      </w:r>
      <w:r w:rsidR="00A45791" w:rsidRPr="00A45791">
        <w:t>.</w:t>
      </w:r>
      <w:r w:rsidR="00D85278">
        <w:t xml:space="preserve"> </w:t>
      </w:r>
      <w:r w:rsidR="00A45791">
        <w:t>Το μοντέλο εκπαιδεύτηκε</w:t>
      </w:r>
      <w:r>
        <w:t xml:space="preserve"> στο σετ δεδομένων </w:t>
      </w:r>
      <w:r>
        <w:rPr>
          <w:lang w:val="en-US"/>
        </w:rPr>
        <w:t>ImageNe</w:t>
      </w:r>
      <w:r w:rsidR="000A4C4A">
        <w:rPr>
          <w:lang w:val="en-US"/>
        </w:rPr>
        <w:t>t</w:t>
      </w:r>
      <w:r w:rsidR="000A4C4A" w:rsidRPr="000A4C4A">
        <w:t xml:space="preserve"> </w:t>
      </w:r>
      <w:r w:rsidR="00DB0163">
        <w:rPr>
          <w:lang w:val="en-US"/>
        </w:rPr>
        <w:fldChar w:fldCharType="begin"/>
      </w:r>
      <w:r w:rsidR="00497ABD">
        <w:instrText xml:space="preserve"> ADDIN ZOTERO_ITEM CSL_CITATION {"citationID":"ZZhxLtE0","properties":{"formattedCitation":"[6]","plainCitation":"[6]","noteIndex":0},"citationItems":[{"id":43,"uris":["http://zotero.org/users/11986912/items/IQ3GVAGM"],"itemData":{"id":43,"type":"entry-encyclopedia","abstract":"The ImageNet project is a large visual database designed for use in visual object recognition software research. More than 14 million images have been hand-annotated by the project to indicate what objects are pictured and in at least one million of the images, bounding boxes are also provided. ImageNet contains more than 20,000 categories, with a typical category, such as \"balloon\" or \"strawberry\", consisting of several hundred images. The database of annotations of third-party image URLs is freely available directly from ImageNet, though the actual images are not owned by ImageNet. Since 2010, the ImageNet project runs an annual software contest, the ImageNet Large Scale Visual Recognition Challenge (ILSVRC), where software programs compete to correctly classify and detect objects and scenes. The challenge uses a \"trimmed\" list of one thousand non-overlapping classes.","container-title":"Wikipedia","language":"en","license":"Creative Commons Attribution-ShareAlike License","note":"Page Version ID: 1166513261","source":"Wikipedia","title":"ImageNet","URL":"https://en.wikipedia.org/w/index.php?title=ImageNet&amp;oldid=1166513261","accessed":{"date-parts":[["2023",8,25]]},"issued":{"date-parts":[["2023",7,22]]}}}],"schema":"https://github.com/citation-style-language/schema/raw/master/csl-citation.json"} </w:instrText>
      </w:r>
      <w:r w:rsidR="00DB0163">
        <w:rPr>
          <w:lang w:val="en-US"/>
        </w:rPr>
        <w:fldChar w:fldCharType="separate"/>
      </w:r>
      <w:r w:rsidR="00497ABD" w:rsidRPr="00497ABD">
        <w:t>[6]</w:t>
      </w:r>
      <w:r w:rsidR="00DB0163">
        <w:rPr>
          <w:lang w:val="en-US"/>
        </w:rPr>
        <w:fldChar w:fldCharType="end"/>
      </w:r>
      <w:r>
        <w:t xml:space="preserve"> </w:t>
      </w:r>
      <w:r w:rsidR="00A45791">
        <w:t xml:space="preserve">που αποτελείται </w:t>
      </w:r>
      <w:r>
        <w:t>1000 κ</w:t>
      </w:r>
      <w:r w:rsidR="00AD7D4D">
        <w:t>ατηγορίες</w:t>
      </w:r>
      <w:r>
        <w:t xml:space="preserve"> και πάνω από ένα εκατομμύριο εικόνες.</w:t>
      </w:r>
      <w:r w:rsidR="00AD7D4D">
        <w:t xml:space="preserve"> </w:t>
      </w:r>
      <w:r w:rsidR="00D6709B">
        <w:t>Για τη χρήση</w:t>
      </w:r>
      <w:r w:rsidR="00AD7D4D">
        <w:t xml:space="preserve"> </w:t>
      </w:r>
      <w:r w:rsidR="00A45791">
        <w:t>του μοντέλου στην προκειμένη</w:t>
      </w:r>
      <w:r w:rsidR="00AD7D4D">
        <w:t xml:space="preserve"> </w:t>
      </w:r>
      <w:r w:rsidR="00A45791">
        <w:t>άσκηση καταργήθηκαν τα τελευταία πλήρ</w:t>
      </w:r>
      <w:r w:rsidR="009241DB">
        <w:t>ω</w:t>
      </w:r>
      <w:r w:rsidR="00A45791">
        <w:t>ς συνδεδεμένα επ</w:t>
      </w:r>
      <w:r w:rsidR="00AD7D4D">
        <w:t>ίπε</w:t>
      </w:r>
      <w:r w:rsidR="00A45791">
        <w:t>δα</w:t>
      </w:r>
      <w:r w:rsidR="00AD7D4D">
        <w:t xml:space="preserve"> </w:t>
      </w:r>
      <w:r w:rsidR="00A45791">
        <w:t>(μαζί με τα βάρ</w:t>
      </w:r>
      <w:r w:rsidR="009241DB">
        <w:t>η</w:t>
      </w:r>
      <w:r w:rsidR="00A45791">
        <w:t xml:space="preserve"> τους) που συμβάλουν στην κατηγοριοποίηση,</w:t>
      </w:r>
      <w:r w:rsidR="00AD7D4D">
        <w:t xml:space="preserve"> </w:t>
      </w:r>
      <w:r w:rsidR="00A45791">
        <w:t>μέσω τ</w:t>
      </w:r>
      <w:r w:rsidR="00044D29">
        <w:t>ης</w:t>
      </w:r>
      <w:r w:rsidR="00A45791">
        <w:t xml:space="preserve"> βιβλιοθήκης</w:t>
      </w:r>
      <w:r w:rsidR="00A45791" w:rsidRPr="00A45791">
        <w:t xml:space="preserve"> </w:t>
      </w:r>
      <w:r w:rsidR="00AD7D4D">
        <w:rPr>
          <w:lang w:val="en-US"/>
        </w:rPr>
        <w:t>Keras</w:t>
      </w:r>
      <w:r w:rsidR="00A45791">
        <w:t>.</w:t>
      </w:r>
      <w:r w:rsidR="00AD7D4D" w:rsidRPr="00AD7D4D">
        <w:t xml:space="preserve"> </w:t>
      </w:r>
      <w:r w:rsidR="00A45791">
        <w:t>Αυτό έγινε για να κρατήσουμε το διάνυσμα των 2048 χαρακτηριστικών που παράγει το μοντέλο,</w:t>
      </w:r>
      <w:r w:rsidR="00AD7D4D" w:rsidRPr="00AD7D4D">
        <w:t xml:space="preserve"> </w:t>
      </w:r>
      <w:r w:rsidR="00A45791">
        <w:t xml:space="preserve">έτσι ώστε να το χρησιμοποιήσουμε στην εκπαίδευση του </w:t>
      </w:r>
      <w:r w:rsidR="00A45791">
        <w:rPr>
          <w:lang w:val="en-US"/>
        </w:rPr>
        <w:t>RNN</w:t>
      </w:r>
      <w:r w:rsidR="00A45791" w:rsidRPr="00A45791">
        <w:t>.</w:t>
      </w:r>
    </w:p>
    <w:p w14:paraId="2F08FD78" w14:textId="77777777" w:rsidR="00982066" w:rsidRDefault="00D47C2B" w:rsidP="008B1CA8">
      <w:pPr>
        <w:pStyle w:val="a3"/>
        <w:rPr>
          <w:lang w:val="en-US"/>
        </w:rPr>
      </w:pPr>
      <w:r>
        <w:t>Κώδικας</w:t>
      </w:r>
      <w:r w:rsidRPr="009510D4">
        <w:rPr>
          <w:lang w:val="en-US"/>
        </w:rPr>
        <w:t>:</w:t>
      </w:r>
    </w:p>
    <w:p w14:paraId="598D55E2" w14:textId="64E7E0CB" w:rsidR="00D47C2B" w:rsidRDefault="00982066" w:rsidP="008B1CA8">
      <w:pPr>
        <w:pStyle w:val="a3"/>
        <w:rPr>
          <w:noProof/>
          <w:bdr w:val="single" w:sz="4" w:space="0" w:color="auto"/>
          <w:lang w:val="en-US"/>
        </w:rPr>
      </w:pPr>
      <w:r w:rsidRPr="00982066">
        <w:rPr>
          <w:noProof/>
          <w:bdr w:val="single" w:sz="4" w:space="0" w:color="auto"/>
          <w:lang w:val="en-US"/>
        </w:rPr>
        <w:t>model=ResNet50(</w:t>
      </w:r>
      <w:r w:rsidR="00AD7D4D">
        <w:rPr>
          <w:noProof/>
          <w:bdr w:val="single" w:sz="4" w:space="0" w:color="auto"/>
          <w:lang w:val="en-US"/>
        </w:rPr>
        <w:t xml:space="preserve"> </w:t>
      </w:r>
      <w:r w:rsidRPr="00982066">
        <w:rPr>
          <w:noProof/>
          <w:bdr w:val="single" w:sz="4" w:space="0" w:color="auto"/>
          <w:lang w:val="en-US"/>
        </w:rPr>
        <w:t>include_top=False,</w:t>
      </w:r>
      <w:r w:rsidR="00AD7D4D">
        <w:rPr>
          <w:noProof/>
          <w:bdr w:val="single" w:sz="4" w:space="0" w:color="auto"/>
          <w:lang w:val="en-US"/>
        </w:rPr>
        <w:t xml:space="preserve"> </w:t>
      </w:r>
      <w:r w:rsidRPr="00982066">
        <w:rPr>
          <w:noProof/>
          <w:bdr w:val="single" w:sz="4" w:space="0" w:color="auto"/>
          <w:lang w:val="en-US"/>
        </w:rPr>
        <w:t>weights='imagenet',</w:t>
      </w:r>
      <w:r w:rsidR="00AD7D4D">
        <w:rPr>
          <w:noProof/>
          <w:bdr w:val="single" w:sz="4" w:space="0" w:color="auto"/>
          <w:lang w:val="en-US"/>
        </w:rPr>
        <w:t xml:space="preserve"> </w:t>
      </w:r>
      <w:r w:rsidRPr="00982066">
        <w:rPr>
          <w:noProof/>
          <w:bdr w:val="single" w:sz="4" w:space="0" w:color="auto"/>
          <w:lang w:val="en-US"/>
        </w:rPr>
        <w:t>pooling='avg',</w:t>
      </w:r>
      <w:r w:rsidR="00AD7D4D">
        <w:rPr>
          <w:noProof/>
          <w:bdr w:val="single" w:sz="4" w:space="0" w:color="auto"/>
          <w:lang w:val="en-US"/>
        </w:rPr>
        <w:t xml:space="preserve"> </w:t>
      </w:r>
      <w:r w:rsidRPr="00982066">
        <w:rPr>
          <w:noProof/>
          <w:bdr w:val="single" w:sz="4" w:space="0" w:color="auto"/>
          <w:lang w:val="en-US"/>
        </w:rPr>
        <w:t>input_shape=(</w:t>
      </w:r>
      <w:r w:rsidR="00AD7D4D">
        <w:rPr>
          <w:noProof/>
          <w:bdr w:val="single" w:sz="4" w:space="0" w:color="auto"/>
          <w:lang w:val="en-US"/>
        </w:rPr>
        <w:t xml:space="preserve"> </w:t>
      </w:r>
      <w:r w:rsidRPr="00982066">
        <w:rPr>
          <w:noProof/>
          <w:bdr w:val="single" w:sz="4" w:space="0" w:color="auto"/>
          <w:lang w:val="en-US"/>
        </w:rPr>
        <w:t>22</w:t>
      </w:r>
      <w:r>
        <w:rPr>
          <w:noProof/>
          <w:bdr w:val="single" w:sz="4" w:space="0" w:color="auto"/>
          <w:lang w:val="en-US"/>
        </w:rPr>
        <w:t>4</w:t>
      </w:r>
      <w:r w:rsidRPr="00982066">
        <w:rPr>
          <w:noProof/>
          <w:bdr w:val="single" w:sz="4" w:space="0" w:color="auto"/>
          <w:lang w:val="en-US"/>
        </w:rPr>
        <w:t>,</w:t>
      </w:r>
      <w:r w:rsidR="00AD7D4D">
        <w:rPr>
          <w:noProof/>
          <w:bdr w:val="single" w:sz="4" w:space="0" w:color="auto"/>
          <w:lang w:val="en-US"/>
        </w:rPr>
        <w:t xml:space="preserve"> </w:t>
      </w:r>
      <w:r w:rsidRPr="00982066">
        <w:rPr>
          <w:noProof/>
          <w:bdr w:val="single" w:sz="4" w:space="0" w:color="auto"/>
          <w:lang w:val="en-US"/>
        </w:rPr>
        <w:t>224,</w:t>
      </w:r>
      <w:r w:rsidR="00AD7D4D">
        <w:rPr>
          <w:noProof/>
          <w:bdr w:val="single" w:sz="4" w:space="0" w:color="auto"/>
          <w:lang w:val="en-US"/>
        </w:rPr>
        <w:t xml:space="preserve"> </w:t>
      </w:r>
      <w:r w:rsidRPr="00982066">
        <w:rPr>
          <w:noProof/>
          <w:bdr w:val="single" w:sz="4" w:space="0" w:color="auto"/>
          <w:lang w:val="en-US"/>
        </w:rPr>
        <w:t>3</w:t>
      </w:r>
      <w:r w:rsidR="00AD7D4D">
        <w:rPr>
          <w:noProof/>
          <w:bdr w:val="single" w:sz="4" w:space="0" w:color="auto"/>
          <w:lang w:val="en-US"/>
        </w:rPr>
        <w:t xml:space="preserve"> </w:t>
      </w:r>
      <w:r w:rsidRPr="00982066">
        <w:rPr>
          <w:noProof/>
          <w:bdr w:val="single" w:sz="4" w:space="0" w:color="auto"/>
          <w:lang w:val="en-US"/>
        </w:rPr>
        <w:t>)</w:t>
      </w:r>
      <w:r w:rsidR="00AD7D4D">
        <w:rPr>
          <w:noProof/>
          <w:bdr w:val="single" w:sz="4" w:space="0" w:color="auto"/>
          <w:lang w:val="en-US"/>
        </w:rPr>
        <w:t xml:space="preserve"> </w:t>
      </w:r>
      <w:r w:rsidRPr="00982066">
        <w:rPr>
          <w:noProof/>
          <w:bdr w:val="single" w:sz="4" w:space="0" w:color="auto"/>
          <w:lang w:val="en-US"/>
        </w:rPr>
        <w:t>)</w:t>
      </w:r>
    </w:p>
    <w:p w14:paraId="122752CD" w14:textId="77777777" w:rsidR="009808E6" w:rsidRPr="00A66369" w:rsidRDefault="009808E6" w:rsidP="008B1CA8">
      <w:pPr>
        <w:pStyle w:val="a3"/>
        <w:rPr>
          <w:lang w:val="en-US"/>
        </w:rPr>
      </w:pPr>
    </w:p>
    <w:p w14:paraId="2DB1A8C0" w14:textId="0903ADB3" w:rsidR="00E36624" w:rsidRPr="001E2E49" w:rsidRDefault="001730F0" w:rsidP="00E36624">
      <w:pPr>
        <w:pStyle w:val="a6"/>
      </w:pPr>
      <w:bookmarkStart w:id="50" w:name="_Toc144307564"/>
      <w:r w:rsidRPr="00AA3304">
        <w:rPr>
          <w:rFonts w:eastAsia="Arial Unicode MS" w:cs="Arial Unicode MS"/>
        </w:rPr>
        <w:t>3</w:t>
      </w:r>
      <w:r w:rsidR="00E36624">
        <w:rPr>
          <w:rFonts w:eastAsia="Arial Unicode MS" w:cs="Arial Unicode MS"/>
        </w:rPr>
        <w:t>.</w:t>
      </w:r>
      <w:r w:rsidR="008B1CA8">
        <w:rPr>
          <w:rFonts w:eastAsia="Arial Unicode MS" w:cs="Arial Unicode MS"/>
        </w:rPr>
        <w:t>4</w:t>
      </w:r>
      <w:r w:rsidR="001E2E49">
        <w:rPr>
          <w:rFonts w:eastAsia="Arial Unicode MS" w:cs="Arial Unicode MS"/>
        </w:rPr>
        <w:t xml:space="preserve"> Δημιουργία λεξικών</w:t>
      </w:r>
      <w:bookmarkEnd w:id="50"/>
    </w:p>
    <w:p w14:paraId="0CD02392" w14:textId="3ADB0CDB" w:rsidR="00DE22C3" w:rsidRDefault="00ED02A0" w:rsidP="00E36624">
      <w:pPr>
        <w:pStyle w:val="a3"/>
      </w:pPr>
      <w:r>
        <w:t>Για την οργάνωση τ</w:t>
      </w:r>
      <w:r w:rsidR="009C205E">
        <w:t>ω</w:t>
      </w:r>
      <w:r>
        <w:t xml:space="preserve">ν δεδομένων χρησιμοποιήθηκε η δομή του λεξικού στην </w:t>
      </w:r>
      <w:r>
        <w:rPr>
          <w:lang w:val="en-US"/>
        </w:rPr>
        <w:t>python</w:t>
      </w:r>
      <w:r w:rsidR="00DE22C3" w:rsidRPr="00DE22C3">
        <w:t xml:space="preserve"> </w:t>
      </w:r>
      <w:r w:rsidR="00733896">
        <w:t>και δημιουργήθηκαν:</w:t>
      </w:r>
    </w:p>
    <w:p w14:paraId="180AC102" w14:textId="03132FCF" w:rsidR="00416C3C" w:rsidRDefault="00D85278" w:rsidP="00416C3C">
      <w:pPr>
        <w:pStyle w:val="a3"/>
        <w:numPr>
          <w:ilvl w:val="0"/>
          <w:numId w:val="13"/>
        </w:numPr>
      </w:pPr>
      <w:r>
        <w:lastRenderedPageBreak/>
        <w:t>Τρία</w:t>
      </w:r>
      <w:r w:rsidR="00DE22C3" w:rsidRPr="00DE22C3">
        <w:t xml:space="preserve"> </w:t>
      </w:r>
      <w:r w:rsidR="00DE22C3">
        <w:t>λεξικά</w:t>
      </w:r>
      <w:r w:rsidR="00DE22C3" w:rsidRPr="00DE22C3">
        <w:t xml:space="preserve"> </w:t>
      </w:r>
      <w:r w:rsidR="00DE22C3" w:rsidRPr="00AD7D4D">
        <w:rPr>
          <w:b/>
          <w:bCs/>
          <w:lang w:val="en-US"/>
        </w:rPr>
        <w:t>train</w:t>
      </w:r>
      <w:r w:rsidR="00DE22C3" w:rsidRPr="00AD7D4D">
        <w:rPr>
          <w:b/>
          <w:bCs/>
        </w:rPr>
        <w:t>_</w:t>
      </w:r>
      <w:r w:rsidR="00DE22C3" w:rsidRPr="00AD7D4D">
        <w:rPr>
          <w:b/>
          <w:bCs/>
          <w:lang w:val="en-US"/>
        </w:rPr>
        <w:t>captions</w:t>
      </w:r>
      <w:r w:rsidR="00DE22C3" w:rsidRPr="00DE22C3">
        <w:t>,</w:t>
      </w:r>
      <w:r w:rsidR="00733896" w:rsidRPr="00733896">
        <w:t xml:space="preserve"> </w:t>
      </w:r>
      <w:r w:rsidR="00DE22C3" w:rsidRPr="00AD7D4D">
        <w:rPr>
          <w:b/>
          <w:bCs/>
          <w:lang w:val="en-US"/>
        </w:rPr>
        <w:t>test</w:t>
      </w:r>
      <w:r w:rsidR="00DE22C3" w:rsidRPr="00AD7D4D">
        <w:rPr>
          <w:b/>
          <w:bCs/>
        </w:rPr>
        <w:t>_</w:t>
      </w:r>
      <w:r w:rsidR="00DE22C3" w:rsidRPr="00AD7D4D">
        <w:rPr>
          <w:b/>
          <w:bCs/>
          <w:lang w:val="en-US"/>
        </w:rPr>
        <w:t>captions</w:t>
      </w:r>
      <w:r w:rsidR="00DE22C3" w:rsidRPr="00DE22C3">
        <w:t>,</w:t>
      </w:r>
      <w:r w:rsidR="00AD7D4D" w:rsidRPr="00AD7D4D">
        <w:t xml:space="preserve"> </w:t>
      </w:r>
      <w:r w:rsidR="00DE22C3" w:rsidRPr="00AD7D4D">
        <w:rPr>
          <w:b/>
          <w:bCs/>
          <w:lang w:val="en-US"/>
        </w:rPr>
        <w:t>validation</w:t>
      </w:r>
      <w:r w:rsidR="00DE22C3" w:rsidRPr="00AD7D4D">
        <w:rPr>
          <w:b/>
          <w:bCs/>
        </w:rPr>
        <w:t>_</w:t>
      </w:r>
      <w:r w:rsidR="00DE22C3" w:rsidRPr="00AD7D4D">
        <w:rPr>
          <w:b/>
          <w:bCs/>
          <w:lang w:val="en-US"/>
        </w:rPr>
        <w:t>captions</w:t>
      </w:r>
      <w:r w:rsidR="00DE22C3" w:rsidRPr="00DE22C3">
        <w:t xml:space="preserve"> </w:t>
      </w:r>
      <w:r w:rsidR="00DE22C3">
        <w:t>με</w:t>
      </w:r>
      <w:r w:rsidR="00DE22C3" w:rsidRPr="00DE22C3">
        <w:t xml:space="preserve"> </w:t>
      </w:r>
      <w:r w:rsidR="00DE22C3">
        <w:t>δείκτη</w:t>
      </w:r>
      <w:r w:rsidR="00DE22C3" w:rsidRPr="00DE22C3">
        <w:t xml:space="preserve"> </w:t>
      </w:r>
      <w:r w:rsidR="00DE22C3">
        <w:t>το</w:t>
      </w:r>
      <w:r w:rsidR="00DE22C3" w:rsidRPr="00DE22C3">
        <w:t xml:space="preserve"> </w:t>
      </w:r>
      <w:r w:rsidR="00DE22C3">
        <w:t>όνομα</w:t>
      </w:r>
      <w:r w:rsidR="00DE22C3" w:rsidRPr="00DE22C3">
        <w:t xml:space="preserve"> </w:t>
      </w:r>
      <w:r w:rsidR="00DE22C3">
        <w:t xml:space="preserve">της εικόνας και αποτέλεσμα τους </w:t>
      </w:r>
      <w:r w:rsidR="009808E6">
        <w:t>πέντε</w:t>
      </w:r>
      <w:r w:rsidR="00DE22C3">
        <w:t xml:space="preserve"> τίτλους.</w:t>
      </w:r>
      <w:r w:rsidR="006307A8">
        <w:t xml:space="preserve">   </w:t>
      </w:r>
    </w:p>
    <w:p w14:paraId="793C8B6A" w14:textId="5FB66824" w:rsidR="00906655" w:rsidRPr="00AA3304" w:rsidRDefault="00416C3C" w:rsidP="009808E6">
      <w:pPr>
        <w:pStyle w:val="a3"/>
        <w:ind w:left="360" w:firstLine="360"/>
        <w:rPr>
          <w:lang w:val="en-US"/>
        </w:rPr>
      </w:pPr>
      <w:r w:rsidRPr="00960C30">
        <w:rPr>
          <w:b/>
          <w:bCs/>
        </w:rPr>
        <w:t>Κώδικας</w:t>
      </w:r>
      <w:r w:rsidRPr="00960C30">
        <w:rPr>
          <w:b/>
          <w:bCs/>
          <w:lang w:val="en-US"/>
        </w:rPr>
        <w:t>:</w:t>
      </w:r>
      <w:r w:rsidR="00982066">
        <w:rPr>
          <w:lang w:val="en-US"/>
        </w:rPr>
        <w:t xml:space="preserve"> </w:t>
      </w:r>
      <w:r w:rsidR="00982066" w:rsidRPr="00982066">
        <w:rPr>
          <w:bdr w:val="single" w:sz="4" w:space="0" w:color="auto"/>
          <w:lang w:val="en-US"/>
        </w:rPr>
        <w:t>print(</w:t>
      </w:r>
      <w:r w:rsidR="00AD7D4D">
        <w:rPr>
          <w:bdr w:val="single" w:sz="4" w:space="0" w:color="auto"/>
          <w:lang w:val="en-US"/>
        </w:rPr>
        <w:t xml:space="preserve"> </w:t>
      </w:r>
      <w:proofErr w:type="spellStart"/>
      <w:r w:rsidR="00982066" w:rsidRPr="00982066">
        <w:rPr>
          <w:bdr w:val="single" w:sz="4" w:space="0" w:color="auto"/>
          <w:lang w:val="en-US"/>
        </w:rPr>
        <w:t>train_captions</w:t>
      </w:r>
      <w:proofErr w:type="spellEnd"/>
      <w:r w:rsidR="00982066" w:rsidRPr="00982066">
        <w:rPr>
          <w:bdr w:val="single" w:sz="4" w:space="0" w:color="auto"/>
          <w:lang w:val="en-US"/>
        </w:rPr>
        <w:t>[</w:t>
      </w:r>
      <w:r w:rsidR="00AD7D4D">
        <w:rPr>
          <w:bdr w:val="single" w:sz="4" w:space="0" w:color="auto"/>
          <w:lang w:val="en-US"/>
        </w:rPr>
        <w:t xml:space="preserve"> </w:t>
      </w:r>
      <w:r w:rsidR="00982066" w:rsidRPr="00982066">
        <w:rPr>
          <w:bdr w:val="single" w:sz="4" w:space="0" w:color="auto"/>
          <w:lang w:val="en-US"/>
        </w:rPr>
        <w:t>“2764732789_1392e962d0.jpg”</w:t>
      </w:r>
      <w:r w:rsidR="00AD7D4D">
        <w:rPr>
          <w:bdr w:val="single" w:sz="4" w:space="0" w:color="auto"/>
          <w:lang w:val="en-US"/>
        </w:rPr>
        <w:t xml:space="preserve"> </w:t>
      </w:r>
      <w:r w:rsidR="00982066" w:rsidRPr="00982066">
        <w:rPr>
          <w:bdr w:val="single" w:sz="4" w:space="0" w:color="auto"/>
          <w:lang w:val="en-US"/>
        </w:rPr>
        <w:t>]</w:t>
      </w:r>
      <w:bookmarkStart w:id="51" w:name="_Hlk144141195"/>
      <w:r w:rsidR="00AD7D4D">
        <w:rPr>
          <w:bdr w:val="single" w:sz="4" w:space="0" w:color="auto"/>
          <w:lang w:val="en-US"/>
        </w:rPr>
        <w:t xml:space="preserve"> </w:t>
      </w:r>
      <w:r w:rsidR="00982066" w:rsidRPr="00982066">
        <w:rPr>
          <w:bdr w:val="single" w:sz="4" w:space="0" w:color="auto"/>
          <w:lang w:val="en-US"/>
        </w:rPr>
        <w:t>)</w:t>
      </w:r>
      <w:bookmarkEnd w:id="51"/>
    </w:p>
    <w:p w14:paraId="2343271F" w14:textId="72D1E49F" w:rsidR="00906655" w:rsidRPr="00960C30" w:rsidRDefault="00416C3C" w:rsidP="00EE50A2">
      <w:pPr>
        <w:pStyle w:val="a3"/>
        <w:ind w:left="360" w:firstLine="360"/>
        <w:rPr>
          <w:b/>
          <w:bCs/>
          <w:noProof/>
          <w:lang w:val="en-US"/>
        </w:rPr>
      </w:pPr>
      <w:r w:rsidRPr="00960C30">
        <w:rPr>
          <w:b/>
          <w:bCs/>
        </w:rPr>
        <w:t>Αποτέλεσμα</w:t>
      </w:r>
      <w:r w:rsidRPr="00960C30">
        <w:rPr>
          <w:b/>
          <w:bCs/>
          <w:lang w:val="en-US"/>
        </w:rPr>
        <w:t>:</w:t>
      </w:r>
      <w:r w:rsidRPr="00960C30">
        <w:rPr>
          <w:b/>
          <w:bCs/>
          <w:noProof/>
          <w:lang w:val="en-US"/>
        </w:rPr>
        <w:t xml:space="preserve"> </w:t>
      </w:r>
    </w:p>
    <w:p w14:paraId="79F99F31" w14:textId="7FB37958" w:rsidR="00EE50A2" w:rsidRPr="00EE50A2" w:rsidRDefault="00416C3C" w:rsidP="00777278">
      <w:pPr>
        <w:pStyle w:val="a3"/>
        <w:ind w:left="360" w:firstLine="360"/>
        <w:jc w:val="center"/>
        <w:rPr>
          <w:lang w:val="en-US"/>
        </w:rPr>
      </w:pPr>
      <w:r>
        <w:rPr>
          <w:noProof/>
        </w:rPr>
        <w:drawing>
          <wp:inline distT="0" distB="0" distL="0" distR="0" wp14:anchorId="020B8D2F" wp14:editId="1033EA71">
            <wp:extent cx="4772273" cy="354529"/>
            <wp:effectExtent l="0" t="0" r="0" b="7620"/>
            <wp:docPr id="10123523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52352" name="Picture 1" descr="A black background with white text&#10;&#10;Description automatically generated"/>
                    <pic:cNvPicPr/>
                  </pic:nvPicPr>
                  <pic:blipFill>
                    <a:blip r:embed="rId29"/>
                    <a:stretch>
                      <a:fillRect/>
                    </a:stretch>
                  </pic:blipFill>
                  <pic:spPr>
                    <a:xfrm>
                      <a:off x="0" y="0"/>
                      <a:ext cx="5438813" cy="404046"/>
                    </a:xfrm>
                    <a:prstGeom prst="rect">
                      <a:avLst/>
                    </a:prstGeom>
                  </pic:spPr>
                </pic:pic>
              </a:graphicData>
            </a:graphic>
          </wp:inline>
        </w:drawing>
      </w:r>
    </w:p>
    <w:p w14:paraId="0E7789F9" w14:textId="5A06218B" w:rsidR="00EE50A2" w:rsidRPr="00EA4A55" w:rsidRDefault="00EE50A2" w:rsidP="009808E6">
      <w:pPr>
        <w:pStyle w:val="Header"/>
        <w:jc w:val="center"/>
        <w:rPr>
          <w:lang w:val="el-GR"/>
        </w:rPr>
      </w:pPr>
      <w:bookmarkStart w:id="52" w:name="_Toc144151928"/>
      <w:bookmarkStart w:id="53" w:name="_Toc144307565"/>
      <w:bookmarkStart w:id="54" w:name="_Toc144321995"/>
      <w:r w:rsidRPr="00EA4A55">
        <w:rPr>
          <w:lang w:val="el-GR"/>
        </w:rPr>
        <w:t xml:space="preserve">Εικόνα </w:t>
      </w:r>
      <w:r>
        <w:fldChar w:fldCharType="begin"/>
      </w:r>
      <w:r w:rsidRPr="00EA4A55">
        <w:rPr>
          <w:lang w:val="el-GR"/>
        </w:rPr>
        <w:instrText xml:space="preserve"> </w:instrText>
      </w:r>
      <w:r>
        <w:instrText>SEQ</w:instrText>
      </w:r>
      <w:r w:rsidRPr="00EA4A55">
        <w:rPr>
          <w:lang w:val="el-GR"/>
        </w:rPr>
        <w:instrText xml:space="preserve"> Εικόνα \* </w:instrText>
      </w:r>
      <w:r>
        <w:instrText>ARABIC</w:instrText>
      </w:r>
      <w:r w:rsidRPr="00EA4A55">
        <w:rPr>
          <w:lang w:val="el-GR"/>
        </w:rPr>
        <w:instrText xml:space="preserve"> </w:instrText>
      </w:r>
      <w:r>
        <w:fldChar w:fldCharType="separate"/>
      </w:r>
      <w:r w:rsidR="00497ABD" w:rsidRPr="00EA4A55">
        <w:rPr>
          <w:noProof/>
          <w:lang w:val="el-GR"/>
        </w:rPr>
        <w:t>4</w:t>
      </w:r>
      <w:r>
        <w:rPr>
          <w:noProof/>
        </w:rPr>
        <w:fldChar w:fldCharType="end"/>
      </w:r>
      <w:r w:rsidRPr="00EA4A55">
        <w:rPr>
          <w:lang w:val="el-GR"/>
        </w:rPr>
        <w:t xml:space="preserve">: Αποτέλεσμα λεξικού </w:t>
      </w:r>
      <w:r>
        <w:t>train</w:t>
      </w:r>
      <w:r w:rsidRPr="00EA4A55">
        <w:rPr>
          <w:lang w:val="el-GR"/>
        </w:rPr>
        <w:t>_</w:t>
      </w:r>
      <w:r>
        <w:t>captions</w:t>
      </w:r>
      <w:r w:rsidRPr="00EA4A55">
        <w:rPr>
          <w:lang w:val="el-GR"/>
        </w:rPr>
        <w:t>.</w:t>
      </w:r>
      <w:bookmarkEnd w:id="52"/>
      <w:bookmarkEnd w:id="53"/>
      <w:bookmarkEnd w:id="54"/>
    </w:p>
    <w:p w14:paraId="73DCBED3" w14:textId="77777777" w:rsidR="009B35C5" w:rsidRDefault="009B35C5" w:rsidP="009B35C5">
      <w:pPr>
        <w:pStyle w:val="a3"/>
        <w:ind w:left="720"/>
      </w:pPr>
    </w:p>
    <w:p w14:paraId="545245E5" w14:textId="44DE9231" w:rsidR="00416C3C" w:rsidRDefault="00D85278" w:rsidP="00416C3C">
      <w:pPr>
        <w:pStyle w:val="a3"/>
        <w:numPr>
          <w:ilvl w:val="0"/>
          <w:numId w:val="13"/>
        </w:numPr>
      </w:pPr>
      <w:r>
        <w:t>Τρία</w:t>
      </w:r>
      <w:r w:rsidR="00733896" w:rsidRPr="006A5D37">
        <w:t xml:space="preserve"> </w:t>
      </w:r>
      <w:r w:rsidR="00733896">
        <w:t>λεξικά</w:t>
      </w:r>
      <w:r w:rsidR="00733896" w:rsidRPr="006A5D37">
        <w:t xml:space="preserve"> </w:t>
      </w:r>
      <w:r w:rsidR="00733896" w:rsidRPr="00AD7D4D">
        <w:rPr>
          <w:b/>
          <w:bCs/>
          <w:lang w:val="en-US"/>
        </w:rPr>
        <w:t>train</w:t>
      </w:r>
      <w:r w:rsidR="00733896" w:rsidRPr="00AD7D4D">
        <w:rPr>
          <w:b/>
          <w:bCs/>
        </w:rPr>
        <w:t>_</w:t>
      </w:r>
      <w:r w:rsidR="00733896" w:rsidRPr="00AD7D4D">
        <w:rPr>
          <w:b/>
          <w:bCs/>
          <w:lang w:val="en-US"/>
        </w:rPr>
        <w:t>features</w:t>
      </w:r>
      <w:r w:rsidR="00733896" w:rsidRPr="006A5D37">
        <w:t xml:space="preserve">, </w:t>
      </w:r>
      <w:r w:rsidR="00733896" w:rsidRPr="00AD7D4D">
        <w:rPr>
          <w:b/>
          <w:bCs/>
          <w:lang w:val="en-US"/>
        </w:rPr>
        <w:t>test</w:t>
      </w:r>
      <w:r w:rsidR="00733896" w:rsidRPr="00AD7D4D">
        <w:rPr>
          <w:b/>
          <w:bCs/>
        </w:rPr>
        <w:t>_</w:t>
      </w:r>
      <w:r w:rsidR="00733896" w:rsidRPr="00AD7D4D">
        <w:rPr>
          <w:b/>
          <w:bCs/>
          <w:lang w:val="en-US"/>
        </w:rPr>
        <w:t>features</w:t>
      </w:r>
      <w:r w:rsidR="00733896" w:rsidRPr="006A5D37">
        <w:t xml:space="preserve">, </w:t>
      </w:r>
      <w:r w:rsidR="00733896" w:rsidRPr="00AD7D4D">
        <w:rPr>
          <w:b/>
          <w:bCs/>
          <w:lang w:val="en-US"/>
        </w:rPr>
        <w:t>validation</w:t>
      </w:r>
      <w:r w:rsidR="00733896" w:rsidRPr="00AD7D4D">
        <w:rPr>
          <w:b/>
          <w:bCs/>
        </w:rPr>
        <w:t>_</w:t>
      </w:r>
      <w:r w:rsidR="00733896" w:rsidRPr="00AD7D4D">
        <w:rPr>
          <w:b/>
          <w:bCs/>
          <w:lang w:val="en-US"/>
        </w:rPr>
        <w:t>features</w:t>
      </w:r>
      <w:r w:rsidR="006A5D37" w:rsidRPr="006A5D37">
        <w:t xml:space="preserve"> </w:t>
      </w:r>
      <w:r w:rsidR="006A5D37">
        <w:t>με</w:t>
      </w:r>
      <w:r w:rsidR="006A5D37" w:rsidRPr="006A5D37">
        <w:t xml:space="preserve"> </w:t>
      </w:r>
      <w:r w:rsidR="006A5D37">
        <w:t>δείκτη</w:t>
      </w:r>
      <w:r w:rsidR="006A5D37" w:rsidRPr="006A5D37">
        <w:t xml:space="preserve"> </w:t>
      </w:r>
      <w:r w:rsidR="006A5D37">
        <w:t>το</w:t>
      </w:r>
      <w:r w:rsidR="006A5D37" w:rsidRPr="006A5D37">
        <w:t xml:space="preserve"> </w:t>
      </w:r>
      <w:r w:rsidR="006A5D37">
        <w:t>όνομα</w:t>
      </w:r>
      <w:r w:rsidR="006A5D37" w:rsidRPr="006A5D37">
        <w:t xml:space="preserve"> </w:t>
      </w:r>
      <w:r w:rsidR="006A5D37">
        <w:t>της</w:t>
      </w:r>
      <w:r w:rsidR="006A5D37" w:rsidRPr="006A5D37">
        <w:t xml:space="preserve"> </w:t>
      </w:r>
      <w:r w:rsidR="006A5D37">
        <w:t>εικόνας</w:t>
      </w:r>
      <w:r w:rsidR="006A5D37" w:rsidRPr="006A5D37">
        <w:t xml:space="preserve"> </w:t>
      </w:r>
      <w:r w:rsidR="006A5D37">
        <w:t>και</w:t>
      </w:r>
      <w:r w:rsidR="006A5D37" w:rsidRPr="006A5D37">
        <w:t xml:space="preserve"> </w:t>
      </w:r>
      <w:r w:rsidR="006A5D37">
        <w:t xml:space="preserve">αποτέλεσμα το διάνυσμα με 2048 χαρακτηριστικά που παράχθηκαν από το </w:t>
      </w:r>
      <w:r w:rsidR="006A5D37">
        <w:rPr>
          <w:lang w:val="en-US"/>
        </w:rPr>
        <w:t>ResNet</w:t>
      </w:r>
      <w:r w:rsidR="006A5D37" w:rsidRPr="006A5D37">
        <w:t>50</w:t>
      </w:r>
      <w:r>
        <w:t>.</w:t>
      </w:r>
    </w:p>
    <w:p w14:paraId="7A00C976" w14:textId="0D271B1A" w:rsidR="006A5D37" w:rsidRPr="00982066" w:rsidRDefault="006A5D37" w:rsidP="00960C30">
      <w:pPr>
        <w:pStyle w:val="a3"/>
        <w:ind w:left="360" w:firstLine="360"/>
        <w:rPr>
          <w:lang w:val="en-US"/>
        </w:rPr>
      </w:pPr>
      <w:r w:rsidRPr="00960C30">
        <w:rPr>
          <w:b/>
          <w:bCs/>
        </w:rPr>
        <w:t>Κώδικας</w:t>
      </w:r>
      <w:r w:rsidRPr="00960C30">
        <w:rPr>
          <w:b/>
          <w:bCs/>
          <w:lang w:val="en-US"/>
        </w:rPr>
        <w:t>:</w:t>
      </w:r>
      <w:r w:rsidR="00982066">
        <w:rPr>
          <w:lang w:val="en-US"/>
        </w:rPr>
        <w:t xml:space="preserve"> </w:t>
      </w:r>
      <w:r w:rsidR="00982066" w:rsidRPr="00982066">
        <w:rPr>
          <w:bdr w:val="single" w:sz="4" w:space="0" w:color="auto"/>
          <w:lang w:val="en-US"/>
        </w:rPr>
        <w:t xml:space="preserve"> print(</w:t>
      </w:r>
      <w:r w:rsidR="00960C30">
        <w:rPr>
          <w:bdr w:val="single" w:sz="4" w:space="0" w:color="auto"/>
          <w:lang w:val="en-US"/>
        </w:rPr>
        <w:t xml:space="preserve"> </w:t>
      </w:r>
      <w:proofErr w:type="spellStart"/>
      <w:r w:rsidR="00982066" w:rsidRPr="00982066">
        <w:rPr>
          <w:bdr w:val="single" w:sz="4" w:space="0" w:color="auto"/>
          <w:lang w:val="en-US"/>
        </w:rPr>
        <w:t>t</w:t>
      </w:r>
      <w:r w:rsidR="00982066">
        <w:rPr>
          <w:bdr w:val="single" w:sz="4" w:space="0" w:color="auto"/>
          <w:lang w:val="en-US"/>
        </w:rPr>
        <w:t>est_features</w:t>
      </w:r>
      <w:proofErr w:type="spellEnd"/>
      <w:r w:rsidR="00982066" w:rsidRPr="00982066">
        <w:rPr>
          <w:bdr w:val="single" w:sz="4" w:space="0" w:color="auto"/>
          <w:lang w:val="en-US"/>
        </w:rPr>
        <w:t>[</w:t>
      </w:r>
      <w:r w:rsidR="00960C30">
        <w:rPr>
          <w:bdr w:val="single" w:sz="4" w:space="0" w:color="auto"/>
          <w:lang w:val="en-US"/>
        </w:rPr>
        <w:t xml:space="preserve"> </w:t>
      </w:r>
      <w:r w:rsidR="00982066" w:rsidRPr="00982066">
        <w:rPr>
          <w:bdr w:val="single" w:sz="4" w:space="0" w:color="auto"/>
          <w:lang w:val="en-US"/>
        </w:rPr>
        <w:t>“2</w:t>
      </w:r>
      <w:r w:rsidR="00982066">
        <w:rPr>
          <w:bdr w:val="single" w:sz="4" w:space="0" w:color="auto"/>
          <w:lang w:val="en-US"/>
        </w:rPr>
        <w:t>654514044_a70a6e2c21</w:t>
      </w:r>
      <w:r w:rsidR="00982066" w:rsidRPr="00982066">
        <w:rPr>
          <w:bdr w:val="single" w:sz="4" w:space="0" w:color="auto"/>
          <w:lang w:val="en-US"/>
        </w:rPr>
        <w:t>.jpg”</w:t>
      </w:r>
      <w:r w:rsidR="00960C30">
        <w:rPr>
          <w:bdr w:val="single" w:sz="4" w:space="0" w:color="auto"/>
          <w:lang w:val="en-US"/>
        </w:rPr>
        <w:t xml:space="preserve"> </w:t>
      </w:r>
      <w:r w:rsidR="00982066" w:rsidRPr="00982066">
        <w:rPr>
          <w:bdr w:val="single" w:sz="4" w:space="0" w:color="auto"/>
          <w:lang w:val="en-US"/>
        </w:rPr>
        <w:t>]</w:t>
      </w:r>
      <w:r w:rsidR="00960C30">
        <w:rPr>
          <w:bdr w:val="single" w:sz="4" w:space="0" w:color="auto"/>
          <w:lang w:val="en-US"/>
        </w:rPr>
        <w:t xml:space="preserve"> </w:t>
      </w:r>
      <w:r w:rsidR="00982066" w:rsidRPr="00982066">
        <w:rPr>
          <w:bdr w:val="single" w:sz="4" w:space="0" w:color="auto"/>
          <w:lang w:val="en-US"/>
        </w:rPr>
        <w:t>)</w:t>
      </w:r>
    </w:p>
    <w:p w14:paraId="0D89EF71" w14:textId="77777777" w:rsidR="00906655" w:rsidRPr="00960C30" w:rsidRDefault="006A5D37" w:rsidP="00982066">
      <w:pPr>
        <w:pStyle w:val="a3"/>
        <w:keepNext/>
        <w:ind w:left="720"/>
        <w:rPr>
          <w:b/>
          <w:bCs/>
          <w:noProof/>
        </w:rPr>
      </w:pPr>
      <w:r w:rsidRPr="00960C30">
        <w:rPr>
          <w:b/>
          <w:bCs/>
        </w:rPr>
        <w:t>Αποτέλεσμα:</w:t>
      </w:r>
      <w:r w:rsidRPr="00960C30">
        <w:rPr>
          <w:b/>
          <w:bCs/>
          <w:noProof/>
        </w:rPr>
        <w:t xml:space="preserve"> </w:t>
      </w:r>
    </w:p>
    <w:p w14:paraId="5EAA23E9" w14:textId="1E0A55CA" w:rsidR="00982066" w:rsidRDefault="006A5D37" w:rsidP="00777278">
      <w:pPr>
        <w:pStyle w:val="a3"/>
        <w:keepNext/>
        <w:ind w:left="720"/>
        <w:jc w:val="center"/>
      </w:pPr>
      <w:r>
        <w:rPr>
          <w:noProof/>
        </w:rPr>
        <w:drawing>
          <wp:inline distT="0" distB="0" distL="0" distR="0" wp14:anchorId="501D3FA8" wp14:editId="0D1FFCE8">
            <wp:extent cx="4791075" cy="190500"/>
            <wp:effectExtent l="0" t="0" r="9525" b="0"/>
            <wp:docPr id="15543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4431" name=""/>
                    <pic:cNvPicPr/>
                  </pic:nvPicPr>
                  <pic:blipFill>
                    <a:blip r:embed="rId30"/>
                    <a:stretch>
                      <a:fillRect/>
                    </a:stretch>
                  </pic:blipFill>
                  <pic:spPr>
                    <a:xfrm>
                      <a:off x="0" y="0"/>
                      <a:ext cx="4791075" cy="190500"/>
                    </a:xfrm>
                    <a:prstGeom prst="rect">
                      <a:avLst/>
                    </a:prstGeom>
                  </pic:spPr>
                </pic:pic>
              </a:graphicData>
            </a:graphic>
          </wp:inline>
        </w:drawing>
      </w:r>
    </w:p>
    <w:p w14:paraId="3ACCEEEF" w14:textId="448138ED" w:rsidR="00982066" w:rsidRDefault="00982066" w:rsidP="009808E6">
      <w:pPr>
        <w:pStyle w:val="Header"/>
        <w:jc w:val="center"/>
      </w:pPr>
      <w:bookmarkStart w:id="55" w:name="_Toc144143959"/>
      <w:bookmarkStart w:id="56" w:name="_Toc144151929"/>
      <w:bookmarkStart w:id="57" w:name="_Toc144307566"/>
      <w:bookmarkStart w:id="58" w:name="_Toc144321996"/>
      <w:proofErr w:type="spellStart"/>
      <w:r>
        <w:t>Εικόν</w:t>
      </w:r>
      <w:proofErr w:type="spellEnd"/>
      <w:r>
        <w:t xml:space="preserve">α </w:t>
      </w:r>
      <w:r>
        <w:fldChar w:fldCharType="begin"/>
      </w:r>
      <w:r>
        <w:instrText xml:space="preserve"> SEQ Εικόνα \* ARABIC </w:instrText>
      </w:r>
      <w:r>
        <w:fldChar w:fldCharType="separate"/>
      </w:r>
      <w:r w:rsidR="00497ABD">
        <w:rPr>
          <w:noProof/>
        </w:rPr>
        <w:t>5</w:t>
      </w:r>
      <w:r>
        <w:rPr>
          <w:noProof/>
        </w:rPr>
        <w:fldChar w:fldCharType="end"/>
      </w:r>
      <w:r>
        <w:t>: Απ</w:t>
      </w:r>
      <w:proofErr w:type="spellStart"/>
      <w:r>
        <w:t>οτελέσμ</w:t>
      </w:r>
      <w:proofErr w:type="spellEnd"/>
      <w:r>
        <w:t xml:space="preserve">ατα </w:t>
      </w:r>
      <w:proofErr w:type="spellStart"/>
      <w:r>
        <w:t>λεξικού</w:t>
      </w:r>
      <w:proofErr w:type="spellEnd"/>
      <w:r>
        <w:t xml:space="preserve"> </w:t>
      </w:r>
      <w:proofErr w:type="spellStart"/>
      <w:r>
        <w:t>test_features</w:t>
      </w:r>
      <w:bookmarkEnd w:id="55"/>
      <w:bookmarkEnd w:id="56"/>
      <w:bookmarkEnd w:id="57"/>
      <w:bookmarkEnd w:id="58"/>
      <w:proofErr w:type="spellEnd"/>
    </w:p>
    <w:p w14:paraId="37F9661A" w14:textId="77777777" w:rsidR="00614238" w:rsidRPr="006A5D37" w:rsidRDefault="00614238" w:rsidP="009808E6">
      <w:pPr>
        <w:pStyle w:val="Header"/>
        <w:jc w:val="center"/>
      </w:pPr>
    </w:p>
    <w:p w14:paraId="1128CA52" w14:textId="2AA9884C" w:rsidR="00881984" w:rsidRDefault="00D85278" w:rsidP="00881984">
      <w:pPr>
        <w:pStyle w:val="a3"/>
        <w:numPr>
          <w:ilvl w:val="0"/>
          <w:numId w:val="13"/>
        </w:numPr>
      </w:pPr>
      <w:r>
        <w:t>Δύο</w:t>
      </w:r>
      <w:r w:rsidR="000C0427" w:rsidRPr="00FD1090">
        <w:t xml:space="preserve"> </w:t>
      </w:r>
      <w:r w:rsidR="000C0427">
        <w:t>λεξικά</w:t>
      </w:r>
      <w:r w:rsidR="00FD1090">
        <w:t>,</w:t>
      </w:r>
      <w:r w:rsidR="000C0427" w:rsidRPr="00FD1090">
        <w:t xml:space="preserve"> </w:t>
      </w:r>
      <w:r w:rsidR="00FD1090" w:rsidRPr="00960C30">
        <w:rPr>
          <w:b/>
          <w:bCs/>
          <w:lang w:val="en-US"/>
        </w:rPr>
        <w:t>words</w:t>
      </w:r>
      <w:r w:rsidR="00FD1090" w:rsidRPr="00960C30">
        <w:rPr>
          <w:b/>
          <w:bCs/>
        </w:rPr>
        <w:t>_</w:t>
      </w:r>
      <w:r w:rsidR="00FD1090" w:rsidRPr="00960C30">
        <w:rPr>
          <w:b/>
          <w:bCs/>
          <w:lang w:val="en-US"/>
        </w:rPr>
        <w:t>to</w:t>
      </w:r>
      <w:r w:rsidR="00FD1090" w:rsidRPr="00960C30">
        <w:rPr>
          <w:b/>
          <w:bCs/>
        </w:rPr>
        <w:t>_</w:t>
      </w:r>
      <w:r w:rsidR="00FD1090" w:rsidRPr="00960C30">
        <w:rPr>
          <w:b/>
          <w:bCs/>
          <w:lang w:val="en-US"/>
        </w:rPr>
        <w:t>indices</w:t>
      </w:r>
      <w:r w:rsidR="00FD1090" w:rsidRPr="00FD1090">
        <w:t xml:space="preserve"> </w:t>
      </w:r>
      <w:r w:rsidR="00FD1090">
        <w:t>που</w:t>
      </w:r>
      <w:r w:rsidR="00FD1090" w:rsidRPr="00FD1090">
        <w:t xml:space="preserve"> </w:t>
      </w:r>
      <w:r w:rsidR="00FD1090">
        <w:t>όπως</w:t>
      </w:r>
      <w:r w:rsidR="00FD1090" w:rsidRPr="00FD1090">
        <w:t xml:space="preserve"> </w:t>
      </w:r>
      <w:r w:rsidR="00FD1090">
        <w:t>το όνομα αναφέρει έχει σαν δείκτη τη λέξη και</w:t>
      </w:r>
      <w:r w:rsidR="00FD1090" w:rsidRPr="00FD1090">
        <w:t xml:space="preserve"> </w:t>
      </w:r>
      <w:r w:rsidR="00FD1090">
        <w:t xml:space="preserve">αποτέλεσμα τον αριθμό και </w:t>
      </w:r>
      <w:r w:rsidR="00FD1090" w:rsidRPr="00960C30">
        <w:rPr>
          <w:b/>
          <w:bCs/>
          <w:lang w:val="en-US"/>
        </w:rPr>
        <w:t>indices</w:t>
      </w:r>
      <w:r w:rsidR="00FD1090" w:rsidRPr="00960C30">
        <w:rPr>
          <w:b/>
          <w:bCs/>
        </w:rPr>
        <w:t>_</w:t>
      </w:r>
      <w:r w:rsidR="00FD1090" w:rsidRPr="00960C30">
        <w:rPr>
          <w:b/>
          <w:bCs/>
          <w:lang w:val="en-US"/>
        </w:rPr>
        <w:t>to</w:t>
      </w:r>
      <w:r w:rsidR="00FD1090" w:rsidRPr="00960C30">
        <w:rPr>
          <w:b/>
          <w:bCs/>
        </w:rPr>
        <w:t>_</w:t>
      </w:r>
      <w:r w:rsidR="00FD1090" w:rsidRPr="00960C30">
        <w:rPr>
          <w:b/>
          <w:bCs/>
          <w:lang w:val="en-US"/>
        </w:rPr>
        <w:t>words</w:t>
      </w:r>
      <w:r w:rsidR="00FD1090">
        <w:t xml:space="preserve"> που έχει σα δείκτη τον αριθμό και αποτέλεσμα τη λέξη</w:t>
      </w:r>
      <w:r>
        <w:t>.</w:t>
      </w:r>
    </w:p>
    <w:p w14:paraId="47F01C03" w14:textId="5FD1D3DF" w:rsidR="00881984" w:rsidRPr="00982066" w:rsidRDefault="00881984" w:rsidP="00881984">
      <w:pPr>
        <w:pStyle w:val="a3"/>
        <w:ind w:left="720"/>
        <w:rPr>
          <w:noProof/>
          <w:lang w:val="en-US"/>
        </w:rPr>
      </w:pPr>
      <w:r w:rsidRPr="00960C30">
        <w:rPr>
          <w:b/>
          <w:bCs/>
        </w:rPr>
        <w:t>Κώδικας</w:t>
      </w:r>
      <w:r w:rsidRPr="00960C30">
        <w:rPr>
          <w:b/>
          <w:bCs/>
          <w:lang w:val="en-US"/>
        </w:rPr>
        <w:t>:</w:t>
      </w:r>
      <w:r w:rsidRPr="009510D4">
        <w:rPr>
          <w:noProof/>
          <w:lang w:val="en-US"/>
        </w:rPr>
        <w:t xml:space="preserve"> </w:t>
      </w:r>
      <w:r w:rsidR="00982066">
        <w:rPr>
          <w:noProof/>
          <w:lang w:val="en-US"/>
        </w:rPr>
        <w:t xml:space="preserve"> </w:t>
      </w:r>
      <w:r w:rsidR="00982066" w:rsidRPr="00982066">
        <w:rPr>
          <w:noProof/>
          <w:bdr w:val="single" w:sz="4" w:space="0" w:color="auto"/>
          <w:lang w:val="en-US"/>
        </w:rPr>
        <w:t>print(</w:t>
      </w:r>
      <w:r w:rsidR="00960C30">
        <w:rPr>
          <w:noProof/>
          <w:bdr w:val="single" w:sz="4" w:space="0" w:color="auto"/>
          <w:lang w:val="en-US"/>
        </w:rPr>
        <w:t xml:space="preserve"> </w:t>
      </w:r>
      <w:r w:rsidR="00982066" w:rsidRPr="00982066">
        <w:rPr>
          <w:noProof/>
          <w:bdr w:val="single" w:sz="4" w:space="0" w:color="auto"/>
          <w:lang w:val="en-US"/>
        </w:rPr>
        <w:t>words_to_indices[“be”]</w:t>
      </w:r>
      <w:r w:rsidR="00960C30">
        <w:rPr>
          <w:noProof/>
          <w:bdr w:val="single" w:sz="4" w:space="0" w:color="auto"/>
          <w:lang w:val="en-US"/>
        </w:rPr>
        <w:t xml:space="preserve"> </w:t>
      </w:r>
      <w:r w:rsidR="00982066" w:rsidRPr="00982066">
        <w:rPr>
          <w:noProof/>
          <w:bdr w:val="single" w:sz="4" w:space="0" w:color="auto"/>
          <w:lang w:val="en-US"/>
        </w:rPr>
        <w:t>)</w:t>
      </w:r>
      <w:r w:rsidR="00982066">
        <w:rPr>
          <w:noProof/>
          <w:lang w:val="en-US"/>
        </w:rPr>
        <w:t xml:space="preserve"> | </w:t>
      </w:r>
      <w:r w:rsidR="00982066" w:rsidRPr="00982066">
        <w:rPr>
          <w:noProof/>
          <w:bdr w:val="single" w:sz="4" w:space="0" w:color="auto"/>
          <w:lang w:val="en-US"/>
        </w:rPr>
        <w:t>print(</w:t>
      </w:r>
      <w:r w:rsidR="00960C30">
        <w:rPr>
          <w:noProof/>
          <w:bdr w:val="single" w:sz="4" w:space="0" w:color="auto"/>
          <w:lang w:val="en-US"/>
        </w:rPr>
        <w:t xml:space="preserve"> </w:t>
      </w:r>
      <w:r w:rsidR="00982066" w:rsidRPr="00982066">
        <w:rPr>
          <w:noProof/>
          <w:bdr w:val="single" w:sz="4" w:space="0" w:color="auto"/>
          <w:lang w:val="en-US"/>
        </w:rPr>
        <w:t>indices_to_words[1711]</w:t>
      </w:r>
      <w:r w:rsidR="00960C30">
        <w:rPr>
          <w:noProof/>
          <w:bdr w:val="single" w:sz="4" w:space="0" w:color="auto"/>
          <w:lang w:val="en-US"/>
        </w:rPr>
        <w:t xml:space="preserve"> </w:t>
      </w:r>
      <w:r w:rsidR="00982066" w:rsidRPr="00982066">
        <w:rPr>
          <w:noProof/>
          <w:bdr w:val="single" w:sz="4" w:space="0" w:color="auto"/>
          <w:lang w:val="en-US"/>
        </w:rPr>
        <w:t>)</w:t>
      </w:r>
    </w:p>
    <w:p w14:paraId="616F8B0F" w14:textId="277B97A8" w:rsidR="00881984" w:rsidRPr="009510D4" w:rsidRDefault="00881984" w:rsidP="00881984">
      <w:pPr>
        <w:pStyle w:val="a3"/>
        <w:ind w:left="720"/>
        <w:rPr>
          <w:lang w:val="en-US"/>
        </w:rPr>
      </w:pPr>
      <w:r w:rsidRPr="00960C30">
        <w:rPr>
          <w:b/>
          <w:bCs/>
          <w:noProof/>
        </w:rPr>
        <w:t>Αποτέλεσμα</w:t>
      </w:r>
      <w:r w:rsidRPr="00960C30">
        <w:rPr>
          <w:b/>
          <w:bCs/>
          <w:noProof/>
          <w:lang w:val="en-US"/>
        </w:rPr>
        <w:t>:</w:t>
      </w:r>
      <w:r w:rsidRPr="00982066">
        <w:rPr>
          <w:noProof/>
          <w:lang w:val="en-US"/>
        </w:rPr>
        <w:t xml:space="preserve"> </w:t>
      </w:r>
      <w:r w:rsidR="00982066">
        <w:rPr>
          <w:noProof/>
          <w:lang w:val="en-US"/>
        </w:rPr>
        <w:t xml:space="preserve"> </w:t>
      </w:r>
      <w:r w:rsidR="00982066" w:rsidRPr="00960C30">
        <w:rPr>
          <w:noProof/>
          <w:lang w:val="en-US"/>
        </w:rPr>
        <w:t>1711 | be</w:t>
      </w:r>
    </w:p>
    <w:p w14:paraId="3CA4E8B2" w14:textId="280FCD16" w:rsidR="00881984" w:rsidRDefault="00D85278" w:rsidP="00881984">
      <w:pPr>
        <w:pStyle w:val="a3"/>
        <w:numPr>
          <w:ilvl w:val="0"/>
          <w:numId w:val="13"/>
        </w:numPr>
      </w:pPr>
      <w:r>
        <w:t>Ένα</w:t>
      </w:r>
      <w:r w:rsidR="0021244B" w:rsidRPr="0021244B">
        <w:t xml:space="preserve"> </w:t>
      </w:r>
      <w:r w:rsidR="0021244B">
        <w:t>λεξικό</w:t>
      </w:r>
      <w:r w:rsidR="0021244B" w:rsidRPr="0021244B">
        <w:t xml:space="preserve"> </w:t>
      </w:r>
      <w:r w:rsidR="0021244B" w:rsidRPr="00960C30">
        <w:rPr>
          <w:b/>
          <w:bCs/>
          <w:lang w:val="en-US"/>
        </w:rPr>
        <w:t>train</w:t>
      </w:r>
      <w:r w:rsidR="0021244B" w:rsidRPr="00960C30">
        <w:rPr>
          <w:b/>
          <w:bCs/>
        </w:rPr>
        <w:t>_</w:t>
      </w:r>
      <w:r w:rsidR="0021244B" w:rsidRPr="00960C30">
        <w:rPr>
          <w:b/>
          <w:bCs/>
          <w:lang w:val="en-US"/>
        </w:rPr>
        <w:t>encoded</w:t>
      </w:r>
      <w:r w:rsidR="0021244B" w:rsidRPr="00960C30">
        <w:rPr>
          <w:b/>
          <w:bCs/>
        </w:rPr>
        <w:t>_</w:t>
      </w:r>
      <w:r w:rsidR="0021244B" w:rsidRPr="00960C30">
        <w:rPr>
          <w:b/>
          <w:bCs/>
          <w:lang w:val="en-US"/>
        </w:rPr>
        <w:t>captions</w:t>
      </w:r>
      <w:r w:rsidR="0021244B" w:rsidRPr="0021244B">
        <w:t xml:space="preserve"> </w:t>
      </w:r>
      <w:r w:rsidR="0021244B">
        <w:t>που</w:t>
      </w:r>
      <w:r w:rsidR="0021244B" w:rsidRPr="0021244B">
        <w:t xml:space="preserve"> </w:t>
      </w:r>
      <w:r w:rsidR="0021244B">
        <w:t>έχει</w:t>
      </w:r>
      <w:r w:rsidR="0021244B" w:rsidRPr="0021244B">
        <w:t xml:space="preserve"> </w:t>
      </w:r>
      <w:r w:rsidR="0021244B">
        <w:t xml:space="preserve">σα δείκτη το όνομα της εικόνας και σαν αποτέλεσμα τους </w:t>
      </w:r>
      <w:r w:rsidR="000A4C4A">
        <w:t xml:space="preserve">πέντε </w:t>
      </w:r>
      <w:r w:rsidR="0021244B">
        <w:t xml:space="preserve">τίτλους </w:t>
      </w:r>
      <w:r w:rsidR="00960C30" w:rsidRPr="00960C30">
        <w:rPr>
          <w:b/>
          <w:bCs/>
        </w:rPr>
        <w:t>κωδικοποιημένους</w:t>
      </w:r>
      <w:r w:rsidR="000A4C4A" w:rsidRPr="000A4C4A">
        <w:rPr>
          <w:b/>
          <w:bCs/>
        </w:rPr>
        <w:t xml:space="preserve"> </w:t>
      </w:r>
      <w:r w:rsidR="0021244B">
        <w:t>(</w:t>
      </w:r>
      <w:r w:rsidR="0021244B" w:rsidRPr="00960C30">
        <w:rPr>
          <w:b/>
          <w:bCs/>
          <w:lang w:val="en-US"/>
        </w:rPr>
        <w:t>tokenized</w:t>
      </w:r>
      <w:r w:rsidR="0021244B" w:rsidRPr="0021244B">
        <w:t>)</w:t>
      </w:r>
      <w:r w:rsidR="0021244B">
        <w:t>,</w:t>
      </w:r>
      <w:r w:rsidR="00960C30" w:rsidRPr="00960C30">
        <w:t xml:space="preserve"> </w:t>
      </w:r>
      <w:r w:rsidR="0021244B">
        <w:t>ο κάθε τίτλος είναι σε μορφή πίνακα</w:t>
      </w:r>
      <w:r w:rsidR="00960C30" w:rsidRPr="00960C30">
        <w:t>,</w:t>
      </w:r>
      <w:r w:rsidR="000A4C4A">
        <w:t xml:space="preserve"> </w:t>
      </w:r>
      <w:r w:rsidR="0021244B">
        <w:t xml:space="preserve">μεγέθους 40 και </w:t>
      </w:r>
      <w:r w:rsidR="00960C30">
        <w:t xml:space="preserve">οι κενές θέσεις </w:t>
      </w:r>
      <w:r w:rsidR="0021244B">
        <w:t>συμπληρών</w:t>
      </w:r>
      <w:r w:rsidR="00960C30">
        <w:t>ονται</w:t>
      </w:r>
      <w:r w:rsidR="0021244B">
        <w:t xml:space="preserve"> με μηδενικά.</w:t>
      </w:r>
    </w:p>
    <w:p w14:paraId="1A7C5192" w14:textId="272A4EE7" w:rsidR="0021244B" w:rsidRPr="00982066" w:rsidRDefault="0021244B" w:rsidP="0021244B">
      <w:pPr>
        <w:pStyle w:val="a3"/>
        <w:ind w:left="720"/>
        <w:rPr>
          <w:lang w:val="en-US"/>
        </w:rPr>
      </w:pPr>
      <w:r w:rsidRPr="00960C30">
        <w:rPr>
          <w:b/>
          <w:bCs/>
        </w:rPr>
        <w:t>Κώδικας</w:t>
      </w:r>
      <w:r w:rsidRPr="00960C30">
        <w:rPr>
          <w:b/>
          <w:bCs/>
          <w:lang w:val="en-US"/>
        </w:rPr>
        <w:t>:</w:t>
      </w:r>
      <w:r w:rsidR="00982066">
        <w:rPr>
          <w:lang w:val="en-US"/>
        </w:rPr>
        <w:t xml:space="preserve"> print</w:t>
      </w:r>
      <w:r w:rsidR="00982066">
        <w:rPr>
          <w:noProof/>
          <w:lang w:val="en-US"/>
        </w:rPr>
        <w:t>(</w:t>
      </w:r>
      <w:r w:rsidR="00960C30">
        <w:rPr>
          <w:noProof/>
          <w:lang w:val="en-US"/>
        </w:rPr>
        <w:t xml:space="preserve"> </w:t>
      </w:r>
      <w:r w:rsidR="00982066">
        <w:rPr>
          <w:noProof/>
          <w:lang w:val="en-US"/>
        </w:rPr>
        <w:t>train_encoded_captions[</w:t>
      </w:r>
      <w:r w:rsidR="00960C30">
        <w:rPr>
          <w:noProof/>
          <w:lang w:val="en-US"/>
        </w:rPr>
        <w:t xml:space="preserve"> </w:t>
      </w:r>
      <w:r w:rsidR="00982066">
        <w:rPr>
          <w:noProof/>
          <w:lang w:val="en-US"/>
        </w:rPr>
        <w:t>“2501968935_02f2cd8079.jpg”</w:t>
      </w:r>
      <w:r w:rsidR="00960C30">
        <w:rPr>
          <w:noProof/>
          <w:lang w:val="en-US"/>
        </w:rPr>
        <w:t xml:space="preserve"> </w:t>
      </w:r>
      <w:r w:rsidR="00982066">
        <w:rPr>
          <w:noProof/>
          <w:lang w:val="en-US"/>
        </w:rPr>
        <w:t>]</w:t>
      </w:r>
      <w:r w:rsidR="00960C30">
        <w:rPr>
          <w:noProof/>
          <w:lang w:val="en-US"/>
        </w:rPr>
        <w:t xml:space="preserve"> </w:t>
      </w:r>
      <w:r w:rsidR="00982066">
        <w:rPr>
          <w:noProof/>
          <w:lang w:val="en-US"/>
        </w:rPr>
        <w:t>)</w:t>
      </w:r>
    </w:p>
    <w:p w14:paraId="6F176401" w14:textId="412366E7" w:rsidR="00982066" w:rsidRDefault="009808E6" w:rsidP="00777278">
      <w:pPr>
        <w:pStyle w:val="a3"/>
        <w:keepNext/>
        <w:ind w:left="720"/>
        <w:jc w:val="center"/>
      </w:pPr>
      <w:r w:rsidRPr="00960C30">
        <w:rPr>
          <w:b/>
          <w:bCs/>
        </w:rPr>
        <w:lastRenderedPageBreak/>
        <w:t>Αποτέλεσμα</w:t>
      </w:r>
      <w:r w:rsidR="0021244B" w:rsidRPr="00960C30">
        <w:rPr>
          <w:b/>
          <w:bCs/>
        </w:rPr>
        <w:t>:</w:t>
      </w:r>
      <w:r w:rsidR="0021244B" w:rsidRPr="0021244B">
        <w:rPr>
          <w:noProof/>
        </w:rPr>
        <w:t xml:space="preserve"> </w:t>
      </w:r>
      <w:r w:rsidR="0021244B">
        <w:rPr>
          <w:noProof/>
        </w:rPr>
        <w:drawing>
          <wp:inline distT="0" distB="0" distL="0" distR="0" wp14:anchorId="130695E1" wp14:editId="2E6FFCF3">
            <wp:extent cx="4924425" cy="2466975"/>
            <wp:effectExtent l="0" t="0" r="9525" b="9525"/>
            <wp:docPr id="1709411296"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11296" name="Picture 1" descr="A black background with white numbers&#10;&#10;Description automatically generated"/>
                    <pic:cNvPicPr/>
                  </pic:nvPicPr>
                  <pic:blipFill>
                    <a:blip r:embed="rId31"/>
                    <a:stretch>
                      <a:fillRect/>
                    </a:stretch>
                  </pic:blipFill>
                  <pic:spPr>
                    <a:xfrm>
                      <a:off x="0" y="0"/>
                      <a:ext cx="4969476" cy="2489544"/>
                    </a:xfrm>
                    <a:prstGeom prst="rect">
                      <a:avLst/>
                    </a:prstGeom>
                  </pic:spPr>
                </pic:pic>
              </a:graphicData>
            </a:graphic>
          </wp:inline>
        </w:drawing>
      </w:r>
    </w:p>
    <w:p w14:paraId="48A409E1" w14:textId="69AF43B0" w:rsidR="00982066" w:rsidRPr="009808E6" w:rsidRDefault="00982066" w:rsidP="009808E6">
      <w:pPr>
        <w:pStyle w:val="Header"/>
        <w:jc w:val="center"/>
        <w:rPr>
          <w:lang w:val="el-GR"/>
        </w:rPr>
      </w:pPr>
      <w:bookmarkStart w:id="59" w:name="_Toc144143960"/>
      <w:bookmarkStart w:id="60" w:name="_Toc144151930"/>
      <w:bookmarkStart w:id="61" w:name="_Toc144307567"/>
      <w:bookmarkStart w:id="62" w:name="_Toc144321997"/>
      <w:r w:rsidRPr="009808E6">
        <w:rPr>
          <w:lang w:val="el-GR"/>
        </w:rPr>
        <w:t xml:space="preserve">Εικόνα </w:t>
      </w:r>
      <w:r>
        <w:fldChar w:fldCharType="begin"/>
      </w:r>
      <w:r w:rsidRPr="009808E6">
        <w:rPr>
          <w:lang w:val="el-GR"/>
        </w:rPr>
        <w:instrText xml:space="preserve"> </w:instrText>
      </w:r>
      <w:r w:rsidRPr="002E3074">
        <w:instrText>SEQ</w:instrText>
      </w:r>
      <w:r w:rsidRPr="009808E6">
        <w:rPr>
          <w:lang w:val="el-GR"/>
        </w:rPr>
        <w:instrText xml:space="preserve"> Εικόνα \* </w:instrText>
      </w:r>
      <w:r w:rsidRPr="002E3074">
        <w:instrText>ARABIC</w:instrText>
      </w:r>
      <w:r w:rsidRPr="009808E6">
        <w:rPr>
          <w:lang w:val="el-GR"/>
        </w:rPr>
        <w:instrText xml:space="preserve"> </w:instrText>
      </w:r>
      <w:r>
        <w:fldChar w:fldCharType="separate"/>
      </w:r>
      <w:r w:rsidR="00497ABD" w:rsidRPr="009808E6">
        <w:rPr>
          <w:noProof/>
          <w:lang w:val="el-GR"/>
        </w:rPr>
        <w:t>6</w:t>
      </w:r>
      <w:r>
        <w:fldChar w:fldCharType="end"/>
      </w:r>
      <w:r w:rsidRPr="009808E6">
        <w:rPr>
          <w:lang w:val="el-GR"/>
        </w:rPr>
        <w:t xml:space="preserve">: Αποτέλεσμα λεξικού </w:t>
      </w:r>
      <w:r w:rsidRPr="002E3074">
        <w:t>train</w:t>
      </w:r>
      <w:r w:rsidRPr="009808E6">
        <w:rPr>
          <w:lang w:val="el-GR"/>
        </w:rPr>
        <w:t>_</w:t>
      </w:r>
      <w:r w:rsidRPr="002E3074">
        <w:t>encoded</w:t>
      </w:r>
      <w:r w:rsidRPr="009808E6">
        <w:rPr>
          <w:lang w:val="el-GR"/>
        </w:rPr>
        <w:t>_</w:t>
      </w:r>
      <w:bookmarkEnd w:id="59"/>
      <w:bookmarkEnd w:id="60"/>
      <w:bookmarkEnd w:id="61"/>
      <w:r w:rsidR="009808E6" w:rsidRPr="002E3074">
        <w:t>captions</w:t>
      </w:r>
      <w:r w:rsidR="009808E6" w:rsidRPr="009808E6">
        <w:rPr>
          <w:lang w:val="el-GR"/>
        </w:rPr>
        <w:t>.</w:t>
      </w:r>
      <w:bookmarkEnd w:id="62"/>
    </w:p>
    <w:p w14:paraId="75992ED9" w14:textId="36432F48" w:rsidR="000C6120" w:rsidRPr="000C6120" w:rsidRDefault="001730F0" w:rsidP="000C6120">
      <w:pPr>
        <w:pStyle w:val="a6"/>
      </w:pPr>
      <w:bookmarkStart w:id="63" w:name="_Toc144307568"/>
      <w:r w:rsidRPr="00AA3304">
        <w:rPr>
          <w:rFonts w:eastAsia="Arial Unicode MS" w:cs="Arial Unicode MS"/>
        </w:rPr>
        <w:t>3</w:t>
      </w:r>
      <w:r w:rsidR="000C6120">
        <w:rPr>
          <w:rFonts w:eastAsia="Arial Unicode MS" w:cs="Arial Unicode MS"/>
        </w:rPr>
        <w:t>.</w:t>
      </w:r>
      <w:r w:rsidR="000C6120" w:rsidRPr="000C6120">
        <w:rPr>
          <w:rFonts w:eastAsia="Arial Unicode MS" w:cs="Arial Unicode MS"/>
        </w:rPr>
        <w:t>5</w:t>
      </w:r>
      <w:r w:rsidR="000C6120">
        <w:rPr>
          <w:rFonts w:eastAsia="Arial Unicode MS" w:cs="Arial Unicode MS"/>
        </w:rPr>
        <w:t xml:space="preserve"> Μοντέλο </w:t>
      </w:r>
      <w:r w:rsidR="000C6120">
        <w:rPr>
          <w:rFonts w:eastAsia="Arial Unicode MS" w:cs="Arial Unicode MS"/>
          <w:lang w:val="en-US"/>
        </w:rPr>
        <w:t>RNN</w:t>
      </w:r>
      <w:bookmarkEnd w:id="63"/>
    </w:p>
    <w:p w14:paraId="1F39478F" w14:textId="23F4C5E0" w:rsidR="006307A8" w:rsidRDefault="000C6120" w:rsidP="009C205E">
      <w:pPr>
        <w:pStyle w:val="a3"/>
        <w:rPr>
          <w:noProof/>
        </w:rPr>
      </w:pPr>
      <w:r>
        <w:rPr>
          <w:noProof/>
        </w:rPr>
        <w:t>Η αρχιτεκτονική του μοντέλου που δημιουργήθηκε είναι η εξής:</w:t>
      </w:r>
    </w:p>
    <w:p w14:paraId="47DB9987" w14:textId="03F7BA14" w:rsidR="000C6120" w:rsidRDefault="000C6120" w:rsidP="000C6120">
      <w:pPr>
        <w:pStyle w:val="a3"/>
        <w:numPr>
          <w:ilvl w:val="0"/>
          <w:numId w:val="16"/>
        </w:numPr>
        <w:rPr>
          <w:noProof/>
        </w:rPr>
      </w:pPr>
      <w:r w:rsidRPr="00960C30">
        <w:rPr>
          <w:b/>
          <w:bCs/>
          <w:noProof/>
          <w:lang w:val="en-US"/>
        </w:rPr>
        <w:t>Input</w:t>
      </w:r>
      <w:r w:rsidRPr="00960C30">
        <w:rPr>
          <w:b/>
          <w:bCs/>
          <w:noProof/>
        </w:rPr>
        <w:t>_1:</w:t>
      </w:r>
      <w:r w:rsidR="00960C30">
        <w:rPr>
          <w:noProof/>
        </w:rPr>
        <w:t xml:space="preserve"> Ε</w:t>
      </w:r>
      <w:r>
        <w:rPr>
          <w:noProof/>
        </w:rPr>
        <w:t xml:space="preserve">πίπεδο εισόδου που δέχεται </w:t>
      </w:r>
      <w:r w:rsidR="00AD66F5">
        <w:rPr>
          <w:noProof/>
        </w:rPr>
        <w:t>το διάνυσμα χαρακτηριστικών</w:t>
      </w:r>
    </w:p>
    <w:p w14:paraId="4912D682" w14:textId="571BD4C0" w:rsidR="00AD66F5" w:rsidRDefault="00AD66F5" w:rsidP="000C6120">
      <w:pPr>
        <w:pStyle w:val="a3"/>
        <w:numPr>
          <w:ilvl w:val="0"/>
          <w:numId w:val="16"/>
        </w:numPr>
        <w:rPr>
          <w:noProof/>
        </w:rPr>
      </w:pPr>
      <w:r w:rsidRPr="00960C30">
        <w:rPr>
          <w:b/>
          <w:bCs/>
          <w:noProof/>
          <w:lang w:val="en-US"/>
        </w:rPr>
        <w:t>Input</w:t>
      </w:r>
      <w:r w:rsidRPr="00960C30">
        <w:rPr>
          <w:b/>
          <w:bCs/>
          <w:noProof/>
        </w:rPr>
        <w:t>_2:</w:t>
      </w:r>
      <w:r w:rsidR="00960C30">
        <w:rPr>
          <w:noProof/>
        </w:rPr>
        <w:t xml:space="preserve"> Ε</w:t>
      </w:r>
      <w:r>
        <w:rPr>
          <w:noProof/>
        </w:rPr>
        <w:t>πίπεδο εισόδου που δέχεται έναν πίνακα με μέγεθος 40 που αντιπροσωπεύει τις 40 λέξεις</w:t>
      </w:r>
    </w:p>
    <w:p w14:paraId="3F690780" w14:textId="249AF7C7" w:rsidR="00AD66F5" w:rsidRDefault="002C5DF6" w:rsidP="000C6120">
      <w:pPr>
        <w:pStyle w:val="a3"/>
        <w:numPr>
          <w:ilvl w:val="0"/>
          <w:numId w:val="16"/>
        </w:numPr>
        <w:rPr>
          <w:noProof/>
        </w:rPr>
      </w:pPr>
      <w:r w:rsidRPr="00960C30">
        <w:rPr>
          <w:b/>
          <w:bCs/>
          <w:noProof/>
          <w:lang w:val="en-US"/>
        </w:rPr>
        <w:t>Dropout</w:t>
      </w:r>
      <w:r w:rsidRPr="00960C30">
        <w:rPr>
          <w:b/>
          <w:bCs/>
          <w:noProof/>
        </w:rPr>
        <w:t>_1</w:t>
      </w:r>
      <w:r>
        <w:rPr>
          <w:noProof/>
        </w:rPr>
        <w:t xml:space="preserve"> </w:t>
      </w:r>
      <w:r w:rsidRPr="00960C30">
        <w:rPr>
          <w:b/>
          <w:bCs/>
          <w:noProof/>
        </w:rPr>
        <w:t>και</w:t>
      </w:r>
      <w:r>
        <w:rPr>
          <w:noProof/>
        </w:rPr>
        <w:t xml:space="preserve"> </w:t>
      </w:r>
      <w:r w:rsidRPr="00960C30">
        <w:rPr>
          <w:b/>
          <w:bCs/>
          <w:noProof/>
        </w:rPr>
        <w:t>2:</w:t>
      </w:r>
      <w:r w:rsidR="00960C30">
        <w:rPr>
          <w:noProof/>
        </w:rPr>
        <w:t xml:space="preserve"> Ε</w:t>
      </w:r>
      <w:r>
        <w:rPr>
          <w:noProof/>
        </w:rPr>
        <w:t>πίπεδο κανονικοποίησης που</w:t>
      </w:r>
      <w:r w:rsidR="008D7A75">
        <w:rPr>
          <w:noProof/>
        </w:rPr>
        <w:t xml:space="preserve"> εμποδίζει την </w:t>
      </w:r>
      <w:r>
        <w:rPr>
          <w:noProof/>
        </w:rPr>
        <w:t>υπερ-εκπαίδευση</w:t>
      </w:r>
      <w:r w:rsidR="008D7A75">
        <w:rPr>
          <w:noProof/>
        </w:rPr>
        <w:t>,</w:t>
      </w:r>
      <w:r w:rsidR="00960C30">
        <w:rPr>
          <w:noProof/>
        </w:rPr>
        <w:t xml:space="preserve"> </w:t>
      </w:r>
      <w:r w:rsidR="008D7A75">
        <w:rPr>
          <w:noProof/>
        </w:rPr>
        <w:t>λειτουργεί επιλέγοντας</w:t>
      </w:r>
      <w:r w:rsidR="00960C30">
        <w:rPr>
          <w:noProof/>
        </w:rPr>
        <w:t xml:space="preserve"> και</w:t>
      </w:r>
      <w:r w:rsidR="008D7A75">
        <w:rPr>
          <w:noProof/>
        </w:rPr>
        <w:t xml:space="preserve"> μηδενίζοντας ένα κομμάτι από τα δεδομένα που εισάγουμε.</w:t>
      </w:r>
    </w:p>
    <w:p w14:paraId="35FCBD25" w14:textId="013B9924" w:rsidR="008D7A75" w:rsidRDefault="00ED7032" w:rsidP="000C6120">
      <w:pPr>
        <w:pStyle w:val="a3"/>
        <w:numPr>
          <w:ilvl w:val="0"/>
          <w:numId w:val="16"/>
        </w:numPr>
        <w:rPr>
          <w:noProof/>
        </w:rPr>
      </w:pPr>
      <w:r w:rsidRPr="00960C30">
        <w:rPr>
          <w:b/>
          <w:bCs/>
          <w:noProof/>
          <w:lang w:val="en-US"/>
        </w:rPr>
        <w:t>Embedding</w:t>
      </w:r>
      <w:r w:rsidRPr="00960C30">
        <w:rPr>
          <w:b/>
          <w:bCs/>
          <w:noProof/>
        </w:rPr>
        <w:t xml:space="preserve">_1: </w:t>
      </w:r>
      <w:r w:rsidR="00960C30">
        <w:rPr>
          <w:noProof/>
        </w:rPr>
        <w:t>Ε</w:t>
      </w:r>
      <w:r>
        <w:rPr>
          <w:noProof/>
        </w:rPr>
        <w:t xml:space="preserve">πίπεδο που μετατρέπει όλους τους αριθμούς που αντιστοιχούν σε λέξεις σε </w:t>
      </w:r>
      <w:r w:rsidR="00CE1714">
        <w:rPr>
          <w:noProof/>
        </w:rPr>
        <w:t xml:space="preserve"> </w:t>
      </w:r>
      <w:r w:rsidR="00CE1714" w:rsidRPr="00960C30">
        <w:rPr>
          <w:b/>
          <w:bCs/>
          <w:noProof/>
        </w:rPr>
        <w:t xml:space="preserve">πυκνά </w:t>
      </w:r>
      <w:r w:rsidRPr="00960C30">
        <w:rPr>
          <w:b/>
          <w:bCs/>
          <w:noProof/>
        </w:rPr>
        <w:t>διανύσματα</w:t>
      </w:r>
      <w:r w:rsidR="000A4C4A">
        <w:rPr>
          <w:b/>
          <w:bCs/>
          <w:noProof/>
        </w:rPr>
        <w:t xml:space="preserve"> </w:t>
      </w:r>
      <w:r w:rsidR="00960C30">
        <w:rPr>
          <w:noProof/>
        </w:rPr>
        <w:t>(</w:t>
      </w:r>
      <w:r w:rsidR="00960C30" w:rsidRPr="00960C30">
        <w:rPr>
          <w:b/>
          <w:bCs/>
          <w:noProof/>
          <w:lang w:val="en-US"/>
        </w:rPr>
        <w:t>dense</w:t>
      </w:r>
      <w:r w:rsidR="00960C30" w:rsidRPr="00960C30">
        <w:rPr>
          <w:b/>
          <w:bCs/>
          <w:noProof/>
        </w:rPr>
        <w:t xml:space="preserve"> </w:t>
      </w:r>
      <w:r w:rsidR="00960C30" w:rsidRPr="00960C30">
        <w:rPr>
          <w:b/>
          <w:bCs/>
          <w:noProof/>
          <w:lang w:val="en-US"/>
        </w:rPr>
        <w:t>vectors</w:t>
      </w:r>
      <w:r w:rsidR="00960C30" w:rsidRPr="00960C30">
        <w:rPr>
          <w:noProof/>
        </w:rPr>
        <w:t>)</w:t>
      </w:r>
      <w:r>
        <w:rPr>
          <w:noProof/>
        </w:rPr>
        <w:t xml:space="preserve"> μεγέθους 256</w:t>
      </w:r>
    </w:p>
    <w:p w14:paraId="5AB293D1" w14:textId="1AE5068F" w:rsidR="00CE1714" w:rsidRDefault="00CE1714" w:rsidP="000C6120">
      <w:pPr>
        <w:pStyle w:val="a3"/>
        <w:numPr>
          <w:ilvl w:val="0"/>
          <w:numId w:val="16"/>
        </w:numPr>
        <w:rPr>
          <w:noProof/>
        </w:rPr>
      </w:pPr>
      <w:r w:rsidRPr="00960C30">
        <w:rPr>
          <w:b/>
          <w:bCs/>
          <w:noProof/>
          <w:lang w:val="en-US"/>
        </w:rPr>
        <w:t>LTSM</w:t>
      </w:r>
      <w:r w:rsidR="001E5E22" w:rsidRPr="003A3145">
        <w:rPr>
          <w:b/>
          <w:bCs/>
          <w:noProof/>
          <w:lang w:val="en-US"/>
        </w:rPr>
        <w:t>_1:</w:t>
      </w:r>
      <w:r w:rsidR="001E5E22" w:rsidRPr="003A3145">
        <w:rPr>
          <w:noProof/>
          <w:lang w:val="en-US"/>
        </w:rPr>
        <w:t xml:space="preserve"> </w:t>
      </w:r>
      <w:r w:rsidR="001E5E22">
        <w:rPr>
          <w:noProof/>
          <w:lang w:val="en-US"/>
        </w:rPr>
        <w:t>Long</w:t>
      </w:r>
      <w:r w:rsidR="001E5E22" w:rsidRPr="003A3145">
        <w:rPr>
          <w:noProof/>
          <w:lang w:val="en-US"/>
        </w:rPr>
        <w:t xml:space="preserve"> </w:t>
      </w:r>
      <w:r w:rsidR="001E5E22">
        <w:rPr>
          <w:noProof/>
          <w:lang w:val="en-US"/>
        </w:rPr>
        <w:t>Short</w:t>
      </w:r>
      <w:r w:rsidR="001E5E22" w:rsidRPr="003A3145">
        <w:rPr>
          <w:noProof/>
          <w:lang w:val="en-US"/>
        </w:rPr>
        <w:t>-</w:t>
      </w:r>
      <w:r w:rsidR="001E5E22">
        <w:rPr>
          <w:noProof/>
          <w:lang w:val="en-US"/>
        </w:rPr>
        <w:t>Term</w:t>
      </w:r>
      <w:r w:rsidR="001E5E22" w:rsidRPr="003A3145">
        <w:rPr>
          <w:noProof/>
          <w:lang w:val="en-US"/>
        </w:rPr>
        <w:t xml:space="preserve"> </w:t>
      </w:r>
      <w:r w:rsidR="001E5E22">
        <w:rPr>
          <w:noProof/>
          <w:lang w:val="en-US"/>
        </w:rPr>
        <w:t>Memory</w:t>
      </w:r>
      <w:r w:rsidR="001E5E22" w:rsidRPr="003A3145">
        <w:rPr>
          <w:noProof/>
          <w:lang w:val="en-US"/>
        </w:rPr>
        <w:t xml:space="preserve"> </w:t>
      </w:r>
      <w:r w:rsidR="001E5E22">
        <w:rPr>
          <w:noProof/>
        </w:rPr>
        <w:t>με</w:t>
      </w:r>
      <w:r w:rsidR="001E5E22" w:rsidRPr="003A3145">
        <w:rPr>
          <w:noProof/>
          <w:lang w:val="en-US"/>
        </w:rPr>
        <w:t xml:space="preserve"> </w:t>
      </w:r>
      <w:r w:rsidR="001E5E22">
        <w:rPr>
          <w:noProof/>
        </w:rPr>
        <w:t>μέγεθος</w:t>
      </w:r>
      <w:r w:rsidR="001E5E22" w:rsidRPr="003A3145">
        <w:rPr>
          <w:noProof/>
          <w:lang w:val="en-US"/>
        </w:rPr>
        <w:t xml:space="preserve"> 256.</w:t>
      </w:r>
      <w:r w:rsidR="00960C30" w:rsidRPr="003A3145">
        <w:rPr>
          <w:noProof/>
          <w:lang w:val="en-US"/>
        </w:rPr>
        <w:t xml:space="preserve"> </w:t>
      </w:r>
      <w:r w:rsidR="00960C30">
        <w:rPr>
          <w:noProof/>
        </w:rPr>
        <w:t xml:space="preserve">Είναι το κύριο επίπεδο </w:t>
      </w:r>
      <w:r w:rsidR="001E5E22">
        <w:rPr>
          <w:noProof/>
        </w:rPr>
        <w:t>το</w:t>
      </w:r>
      <w:r w:rsidR="00960C30">
        <w:rPr>
          <w:noProof/>
        </w:rPr>
        <w:t>υ</w:t>
      </w:r>
      <w:r w:rsidR="001E5E22">
        <w:rPr>
          <w:noProof/>
        </w:rPr>
        <w:t xml:space="preserve"> </w:t>
      </w:r>
      <w:r w:rsidR="001E5E22">
        <w:rPr>
          <w:noProof/>
          <w:lang w:val="en-US"/>
        </w:rPr>
        <w:t>RNN</w:t>
      </w:r>
      <w:r w:rsidR="00960C30">
        <w:rPr>
          <w:noProof/>
        </w:rPr>
        <w:t xml:space="preserve"> μοντέλου</w:t>
      </w:r>
      <w:r w:rsidR="001E5E22">
        <w:rPr>
          <w:noProof/>
        </w:rPr>
        <w:t>,</w:t>
      </w:r>
      <w:r w:rsidR="00960C30">
        <w:rPr>
          <w:noProof/>
        </w:rPr>
        <w:t xml:space="preserve"> </w:t>
      </w:r>
      <w:r w:rsidR="001E5E22">
        <w:rPr>
          <w:noProof/>
        </w:rPr>
        <w:t>χρησ</w:t>
      </w:r>
      <w:r w:rsidR="009241DB">
        <w:rPr>
          <w:noProof/>
        </w:rPr>
        <w:t>ι</w:t>
      </w:r>
      <w:r w:rsidR="001E5E22">
        <w:rPr>
          <w:noProof/>
        </w:rPr>
        <w:t xml:space="preserve">μοποιείται όταν </w:t>
      </w:r>
      <w:r w:rsidR="000E4EF4">
        <w:rPr>
          <w:noProof/>
        </w:rPr>
        <w:t>υπάρχει αλληλουχία</w:t>
      </w:r>
      <w:r w:rsidR="001E5E22">
        <w:rPr>
          <w:noProof/>
        </w:rPr>
        <w:t xml:space="preserve"> δεδομέν</w:t>
      </w:r>
      <w:r w:rsidR="000E4EF4">
        <w:rPr>
          <w:noProof/>
        </w:rPr>
        <w:t>ων</w:t>
      </w:r>
      <w:r w:rsidR="001E5E22">
        <w:rPr>
          <w:noProof/>
        </w:rPr>
        <w:t xml:space="preserve"> </w:t>
      </w:r>
      <w:r w:rsidR="000E4EF4">
        <w:rPr>
          <w:noProof/>
        </w:rPr>
        <w:t>και μπορεί να ανακαλύψει τις συσχετίσεις μεταξύ τους με μεγάλη επιτυχία.</w:t>
      </w:r>
    </w:p>
    <w:p w14:paraId="289A9B4D" w14:textId="32395283" w:rsidR="00D46E46" w:rsidRDefault="000E4EF4" w:rsidP="00D46E46">
      <w:pPr>
        <w:pStyle w:val="a3"/>
        <w:numPr>
          <w:ilvl w:val="0"/>
          <w:numId w:val="16"/>
        </w:numPr>
        <w:rPr>
          <w:noProof/>
        </w:rPr>
      </w:pPr>
      <w:r w:rsidRPr="00960C30">
        <w:rPr>
          <w:b/>
          <w:bCs/>
          <w:noProof/>
          <w:lang w:val="en-US"/>
        </w:rPr>
        <w:t>Dense</w:t>
      </w:r>
      <w:r w:rsidRPr="00960C30">
        <w:rPr>
          <w:b/>
          <w:bCs/>
          <w:noProof/>
        </w:rPr>
        <w:t>_</w:t>
      </w:r>
      <w:r w:rsidRPr="00960C30">
        <w:rPr>
          <w:b/>
          <w:bCs/>
          <w:noProof/>
          <w:lang w:val="en-US"/>
        </w:rPr>
        <w:t>layer</w:t>
      </w:r>
      <w:r w:rsidRPr="00960C30">
        <w:rPr>
          <w:b/>
          <w:bCs/>
          <w:noProof/>
        </w:rPr>
        <w:t>:</w:t>
      </w:r>
      <w:r w:rsidRPr="000E4EF4">
        <w:rPr>
          <w:noProof/>
        </w:rPr>
        <w:t xml:space="preserve"> </w:t>
      </w:r>
      <w:r w:rsidR="00960C30">
        <w:rPr>
          <w:noProof/>
        </w:rPr>
        <w:t>Τ</w:t>
      </w:r>
      <w:r>
        <w:rPr>
          <w:noProof/>
        </w:rPr>
        <w:t>ο</w:t>
      </w:r>
      <w:r w:rsidRPr="000E4EF4">
        <w:rPr>
          <w:noProof/>
        </w:rPr>
        <w:t xml:space="preserve"> </w:t>
      </w:r>
      <w:r>
        <w:rPr>
          <w:noProof/>
        </w:rPr>
        <w:t>πυκνό</w:t>
      </w:r>
      <w:r w:rsidRPr="000E4EF4">
        <w:rPr>
          <w:noProof/>
        </w:rPr>
        <w:t xml:space="preserve"> </w:t>
      </w:r>
      <w:r>
        <w:rPr>
          <w:noProof/>
        </w:rPr>
        <w:t>επίπεδο συνδέει κάθε νευρώνα του τ</w:t>
      </w:r>
      <w:r w:rsidR="009241DB">
        <w:rPr>
          <w:noProof/>
        </w:rPr>
        <w:t>ω</w:t>
      </w:r>
      <w:r>
        <w:rPr>
          <w:noProof/>
        </w:rPr>
        <w:t>ρινο</w:t>
      </w:r>
      <w:r w:rsidR="009241DB">
        <w:rPr>
          <w:noProof/>
        </w:rPr>
        <w:t>ύ</w:t>
      </w:r>
      <w:r>
        <w:rPr>
          <w:noProof/>
        </w:rPr>
        <w:t xml:space="preserve"> επιπέδου</w:t>
      </w:r>
      <w:r w:rsidR="00960C30">
        <w:rPr>
          <w:noProof/>
        </w:rPr>
        <w:t xml:space="preserve"> </w:t>
      </w:r>
      <w:r>
        <w:rPr>
          <w:noProof/>
        </w:rPr>
        <w:t>με</w:t>
      </w:r>
      <w:r w:rsidR="00960C30">
        <w:rPr>
          <w:noProof/>
        </w:rPr>
        <w:t xml:space="preserve"> </w:t>
      </w:r>
      <w:r>
        <w:rPr>
          <w:noProof/>
        </w:rPr>
        <w:t>τους νευρώνες του προ</w:t>
      </w:r>
      <w:r w:rsidR="009241DB">
        <w:rPr>
          <w:noProof/>
        </w:rPr>
        <w:t>η</w:t>
      </w:r>
      <w:r>
        <w:rPr>
          <w:noProof/>
        </w:rPr>
        <w:t>γούμενου και υπολογίζει τα βάρη με μία αλληλουχία προσθέσεων</w:t>
      </w:r>
      <w:r w:rsidR="00D46E46">
        <w:rPr>
          <w:noProof/>
        </w:rPr>
        <w:t>.Τα επίπεδα</w:t>
      </w:r>
      <w:r w:rsidR="00D46E46" w:rsidRPr="00D46E46">
        <w:rPr>
          <w:noProof/>
        </w:rPr>
        <w:t xml:space="preserve"> </w:t>
      </w:r>
      <w:r w:rsidR="00D46E46">
        <w:rPr>
          <w:noProof/>
          <w:lang w:val="en-US"/>
        </w:rPr>
        <w:t>dense</w:t>
      </w:r>
      <w:r w:rsidR="00D46E46" w:rsidRPr="00D46E46">
        <w:rPr>
          <w:noProof/>
        </w:rPr>
        <w:t xml:space="preserve">_1 </w:t>
      </w:r>
      <w:r w:rsidR="00D46E46">
        <w:rPr>
          <w:noProof/>
        </w:rPr>
        <w:t xml:space="preserve">και </w:t>
      </w:r>
      <w:r w:rsidR="00D85278" w:rsidRPr="00D85278">
        <w:rPr>
          <w:noProof/>
        </w:rPr>
        <w:t>2</w:t>
      </w:r>
      <w:r w:rsidR="00D46E46">
        <w:rPr>
          <w:noProof/>
        </w:rPr>
        <w:t xml:space="preserve"> έχουν συνάρτηση ενεργοποίησης </w:t>
      </w:r>
      <w:r w:rsidR="00D46E46" w:rsidRPr="00960C30">
        <w:rPr>
          <w:b/>
          <w:bCs/>
          <w:noProof/>
          <w:lang w:val="en-US"/>
        </w:rPr>
        <w:t>RELU</w:t>
      </w:r>
      <w:r w:rsidR="00D46E46" w:rsidRPr="00D46E46">
        <w:rPr>
          <w:noProof/>
        </w:rPr>
        <w:t xml:space="preserve"> </w:t>
      </w:r>
      <w:r w:rsidR="00D46E46">
        <w:rPr>
          <w:noProof/>
        </w:rPr>
        <w:t xml:space="preserve">και το </w:t>
      </w:r>
      <w:r w:rsidR="00D85278" w:rsidRPr="00777278">
        <w:rPr>
          <w:noProof/>
        </w:rPr>
        <w:t>3</w:t>
      </w:r>
      <w:r w:rsidR="00D46E46">
        <w:rPr>
          <w:noProof/>
        </w:rPr>
        <w:t xml:space="preserve"> έχει τη </w:t>
      </w:r>
      <w:r w:rsidR="00D46E46" w:rsidRPr="00960C30">
        <w:rPr>
          <w:b/>
          <w:bCs/>
          <w:noProof/>
          <w:lang w:val="en-US"/>
        </w:rPr>
        <w:t>SOFTMAX</w:t>
      </w:r>
      <w:r w:rsidR="00D46E46" w:rsidRPr="00D46E46">
        <w:rPr>
          <w:noProof/>
        </w:rPr>
        <w:t>.</w:t>
      </w:r>
    </w:p>
    <w:p w14:paraId="531360DB" w14:textId="79BA841D" w:rsidR="00AF32DB" w:rsidRDefault="00AF32DB" w:rsidP="000C6120">
      <w:pPr>
        <w:pStyle w:val="a3"/>
        <w:numPr>
          <w:ilvl w:val="0"/>
          <w:numId w:val="16"/>
        </w:numPr>
        <w:rPr>
          <w:noProof/>
        </w:rPr>
      </w:pPr>
      <w:r w:rsidRPr="00960C30">
        <w:rPr>
          <w:b/>
          <w:bCs/>
          <w:noProof/>
          <w:lang w:val="en-US"/>
        </w:rPr>
        <w:t>Add</w:t>
      </w:r>
      <w:r w:rsidRPr="00960C30">
        <w:rPr>
          <w:b/>
          <w:bCs/>
          <w:noProof/>
        </w:rPr>
        <w:t>_1:</w:t>
      </w:r>
      <w:r w:rsidR="00960C30">
        <w:rPr>
          <w:b/>
          <w:bCs/>
          <w:noProof/>
        </w:rPr>
        <w:t xml:space="preserve"> </w:t>
      </w:r>
      <w:r>
        <w:rPr>
          <w:noProof/>
        </w:rPr>
        <w:t xml:space="preserve">Συνδέει τα δύο </w:t>
      </w:r>
      <w:r>
        <w:rPr>
          <w:noProof/>
          <w:lang w:val="en-US"/>
        </w:rPr>
        <w:t>inputs</w:t>
      </w:r>
      <w:r>
        <w:rPr>
          <w:noProof/>
        </w:rPr>
        <w:t xml:space="preserve"> </w:t>
      </w:r>
    </w:p>
    <w:p w14:paraId="7D0E2432" w14:textId="77777777" w:rsidR="00614238" w:rsidRDefault="00614238" w:rsidP="00614238">
      <w:pPr>
        <w:pStyle w:val="a3"/>
        <w:keepNext/>
        <w:jc w:val="center"/>
      </w:pPr>
      <w:r>
        <w:rPr>
          <w:noProof/>
        </w:rPr>
        <w:drawing>
          <wp:inline distT="0" distB="0" distL="0" distR="0" wp14:anchorId="77DDDE1A" wp14:editId="6E0A9C65">
            <wp:extent cx="4565953" cy="1320800"/>
            <wp:effectExtent l="0" t="0" r="6350" b="0"/>
            <wp:docPr id="19872579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57992" name="Picture 1" descr="A computer screen shot of a computer&#10;&#10;Description automatically generated"/>
                    <pic:cNvPicPr/>
                  </pic:nvPicPr>
                  <pic:blipFill>
                    <a:blip r:embed="rId32"/>
                    <a:stretch>
                      <a:fillRect/>
                    </a:stretch>
                  </pic:blipFill>
                  <pic:spPr>
                    <a:xfrm>
                      <a:off x="0" y="0"/>
                      <a:ext cx="4615446" cy="1335117"/>
                    </a:xfrm>
                    <a:prstGeom prst="rect">
                      <a:avLst/>
                    </a:prstGeom>
                  </pic:spPr>
                </pic:pic>
              </a:graphicData>
            </a:graphic>
          </wp:inline>
        </w:drawing>
      </w:r>
    </w:p>
    <w:p w14:paraId="228F8B40" w14:textId="77777777" w:rsidR="00614238" w:rsidRDefault="00614238" w:rsidP="00614238">
      <w:pPr>
        <w:pStyle w:val="a9"/>
        <w:ind w:left="360"/>
        <w:rPr>
          <w:noProof/>
        </w:rPr>
      </w:pPr>
      <w:bookmarkStart w:id="64" w:name="_Toc144147738"/>
      <w:bookmarkStart w:id="65" w:name="_Toc144151932"/>
      <w:bookmarkStart w:id="66" w:name="_Toc144307569"/>
      <w:r>
        <w:t xml:space="preserve">Σχήμα </w:t>
      </w:r>
      <w:fldSimple w:instr=" SEQ Σχήμα \* ARABIC ">
        <w:r>
          <w:rPr>
            <w:noProof/>
          </w:rPr>
          <w:t>2</w:t>
        </w:r>
      </w:fldSimple>
      <w:r>
        <w:t>:Επίπεδα Νευρωνικού δικτύου</w:t>
      </w:r>
      <w:bookmarkEnd w:id="64"/>
      <w:bookmarkEnd w:id="65"/>
      <w:bookmarkEnd w:id="66"/>
    </w:p>
    <w:p w14:paraId="1E8A58C5" w14:textId="77777777" w:rsidR="00614238" w:rsidRDefault="00614238" w:rsidP="00614238">
      <w:pPr>
        <w:pStyle w:val="a3"/>
        <w:rPr>
          <w:noProof/>
        </w:rPr>
      </w:pPr>
    </w:p>
    <w:p w14:paraId="02E9EC90" w14:textId="3B7C5A27" w:rsidR="00E36624" w:rsidRPr="000C6120" w:rsidRDefault="001730F0" w:rsidP="00E36624">
      <w:pPr>
        <w:pStyle w:val="a7"/>
        <w:rPr>
          <w:sz w:val="24"/>
          <w:szCs w:val="24"/>
        </w:rPr>
      </w:pPr>
      <w:bookmarkStart w:id="67" w:name="_Toc144148418"/>
      <w:bookmarkStart w:id="68" w:name="_Toc144307570"/>
      <w:r w:rsidRPr="00960C30">
        <w:rPr>
          <w:rFonts w:eastAsia="Arial Unicode MS" w:cs="Arial Unicode MS"/>
        </w:rPr>
        <w:t>3</w:t>
      </w:r>
      <w:r w:rsidR="00E36624" w:rsidRPr="000C6120">
        <w:rPr>
          <w:rFonts w:eastAsia="Arial Unicode MS" w:cs="Arial Unicode MS"/>
        </w:rPr>
        <w:t>.</w:t>
      </w:r>
      <w:r w:rsidR="00855337" w:rsidRPr="00855337">
        <w:rPr>
          <w:rFonts w:eastAsia="Arial Unicode MS" w:cs="Arial Unicode MS"/>
        </w:rPr>
        <w:t>5</w:t>
      </w:r>
      <w:r w:rsidR="00E36624" w:rsidRPr="000C6120">
        <w:rPr>
          <w:rFonts w:eastAsia="Arial Unicode MS" w:cs="Arial Unicode MS"/>
        </w:rPr>
        <w:t xml:space="preserve">.1 </w:t>
      </w:r>
      <w:r w:rsidR="00855337">
        <w:rPr>
          <w:rFonts w:eastAsia="Arial Unicode MS" w:cs="Arial Unicode MS"/>
        </w:rPr>
        <w:t>Εκπαίδευση</w:t>
      </w:r>
      <w:bookmarkEnd w:id="67"/>
      <w:bookmarkEnd w:id="68"/>
    </w:p>
    <w:p w14:paraId="6324FB2B" w14:textId="666EACE1" w:rsidR="00E36624" w:rsidRDefault="00855337" w:rsidP="00E36624">
      <w:pPr>
        <w:pStyle w:val="a3"/>
      </w:pPr>
      <w:r>
        <w:t xml:space="preserve">Στο κομμάτι της εκπαίδευσης δημιουργήθηκε η συνάρτηση </w:t>
      </w:r>
      <w:r>
        <w:rPr>
          <w:lang w:val="en-US"/>
        </w:rPr>
        <w:t>data</w:t>
      </w:r>
      <w:r w:rsidRPr="00855337">
        <w:t>_</w:t>
      </w:r>
      <w:r>
        <w:rPr>
          <w:lang w:val="en-US"/>
        </w:rPr>
        <w:t>generator</w:t>
      </w:r>
      <w:r w:rsidRPr="00855337">
        <w:t xml:space="preserve"> </w:t>
      </w:r>
      <w:r>
        <w:t>η οποία επιστρέφει τα δεδομένα σε κομμάτια</w:t>
      </w:r>
      <w:r w:rsidR="000A4C4A">
        <w:t xml:space="preserve"> </w:t>
      </w:r>
      <w:r>
        <w:t>(</w:t>
      </w:r>
      <w:r>
        <w:rPr>
          <w:lang w:val="en-US"/>
        </w:rPr>
        <w:t>batch</w:t>
      </w:r>
      <w:r w:rsidRPr="00855337">
        <w:t>)</w:t>
      </w:r>
      <w:r>
        <w:t>.</w:t>
      </w:r>
      <w:r w:rsidR="00960C30">
        <w:t xml:space="preserve"> </w:t>
      </w:r>
      <w:r>
        <w:t>Κάθε κομμάτι αποτελείται από ένα δυσδιάστατο πίνακα και ένα μονοδιάστατο.</w:t>
      </w:r>
      <w:r w:rsidR="00960C30">
        <w:t xml:space="preserve"> </w:t>
      </w:r>
      <w:r>
        <w:t xml:space="preserve">Ο δυσδιάστατος πίνακας περιέχει τα 2048 χαρακτηριστικά της κάθε εικόνας και τους κωδικοποιημένους τίτλους της και ο μονοδιάστατος περιέχει ένα πυκνό διάνυσμα με τη </w:t>
      </w:r>
      <w:r w:rsidR="006C6146">
        <w:t xml:space="preserve">θέση </w:t>
      </w:r>
      <w:r>
        <w:t>της κάθε λέξης στο κωδικοποιημένο τίτλο.</w:t>
      </w:r>
      <w:r w:rsidR="00960C30">
        <w:t xml:space="preserve"> </w:t>
      </w:r>
      <w:r w:rsidR="008C1082">
        <w:t>Η εκπαίδευση του νευρωνικού ήταν αρκετά χρονοβόρα μιας και έγιναν πολλές επαναλήψεις με πολλές εποχές,</w:t>
      </w:r>
      <w:r w:rsidR="00960C30">
        <w:t xml:space="preserve"> </w:t>
      </w:r>
      <w:r w:rsidR="008C1082">
        <w:t xml:space="preserve">η κάθε εποχή διαρκούσε περίπου </w:t>
      </w:r>
      <w:r w:rsidR="00044D29">
        <w:t>δέκα</w:t>
      </w:r>
      <w:r w:rsidR="008C1082">
        <w:t xml:space="preserve"> λεπτά.</w:t>
      </w:r>
      <w:r w:rsidR="00946205">
        <w:t xml:space="preserve"> </w:t>
      </w:r>
      <w:r w:rsidR="0016471A">
        <w:t xml:space="preserve">Στο παρακάτω πινακάκι όπου αναφέρεται </w:t>
      </w:r>
      <w:r w:rsidR="00946205">
        <w:t>«</w:t>
      </w:r>
      <w:r w:rsidR="0016471A">
        <w:rPr>
          <w:lang w:val="en-US"/>
        </w:rPr>
        <w:t>s</w:t>
      </w:r>
      <w:r w:rsidR="00946205">
        <w:t>»</w:t>
      </w:r>
      <w:r w:rsidR="0016471A">
        <w:t xml:space="preserve"> σημ</w:t>
      </w:r>
      <w:r w:rsidR="00946205">
        <w:t>αί</w:t>
      </w:r>
      <w:r w:rsidR="0016471A">
        <w:t xml:space="preserve">νει ότι </w:t>
      </w:r>
      <w:r w:rsidR="00946205">
        <w:t xml:space="preserve">στους τίτλους </w:t>
      </w:r>
      <w:r w:rsidR="0016471A">
        <w:t xml:space="preserve">διαγράφηκε το </w:t>
      </w:r>
      <w:r w:rsidR="00960C30" w:rsidRPr="00960C30">
        <w:t>“</w:t>
      </w:r>
      <w:r w:rsidR="00960C30">
        <w:rPr>
          <w:lang w:val="en-US"/>
        </w:rPr>
        <w:t>s</w:t>
      </w:r>
      <w:r w:rsidR="00960C30" w:rsidRPr="00960C30">
        <w:t>”</w:t>
      </w:r>
      <w:r w:rsidR="0016471A">
        <w:t xml:space="preserve"> ενώ όπου αναφέρεται </w:t>
      </w:r>
      <w:r w:rsidR="00960C30" w:rsidRPr="00960C30">
        <w:t>“</w:t>
      </w:r>
      <w:r w:rsidR="0016471A">
        <w:rPr>
          <w:lang w:val="en-US"/>
        </w:rPr>
        <w:t>s</w:t>
      </w:r>
      <w:r w:rsidR="0016471A" w:rsidRPr="0016471A">
        <w:t>+</w:t>
      </w:r>
      <w:r w:rsidR="0016471A">
        <w:rPr>
          <w:lang w:val="en-US"/>
        </w:rPr>
        <w:t>a</w:t>
      </w:r>
      <w:r w:rsidR="00960C30" w:rsidRPr="00960C30">
        <w:t>”</w:t>
      </w:r>
      <w:r w:rsidR="0016471A" w:rsidRPr="0016471A">
        <w:t xml:space="preserve"> </w:t>
      </w:r>
      <w:r w:rsidR="00946205">
        <w:t xml:space="preserve"> σημαίνει ότι διαγράφηκε το </w:t>
      </w:r>
      <w:r w:rsidR="00960C30" w:rsidRPr="00960C30">
        <w:t>“</w:t>
      </w:r>
      <w:r w:rsidR="00946205">
        <w:rPr>
          <w:lang w:val="en-US"/>
        </w:rPr>
        <w:t>s</w:t>
      </w:r>
      <w:r w:rsidR="00960C30" w:rsidRPr="00960C30">
        <w:t>”</w:t>
      </w:r>
      <w:r w:rsidR="00946205">
        <w:t xml:space="preserve"> και το </w:t>
      </w:r>
      <w:r w:rsidR="00960C30" w:rsidRPr="00960C30">
        <w:t>“</w:t>
      </w:r>
      <w:r w:rsidR="00946205">
        <w:rPr>
          <w:lang w:val="en-US"/>
        </w:rPr>
        <w:t>a</w:t>
      </w:r>
      <w:r w:rsidR="00960C30" w:rsidRPr="00960C30">
        <w:t>”</w:t>
      </w:r>
      <w:r w:rsidR="00946205" w:rsidRPr="00946205">
        <w:t>.</w:t>
      </w:r>
      <w:r w:rsidR="00960C30" w:rsidRPr="00960C30">
        <w:t xml:space="preserve"> </w:t>
      </w:r>
      <w:r w:rsidR="00946205">
        <w:t xml:space="preserve">Τέλος το κ είναι η βασική μεταβλητή του αλγορίθμου </w:t>
      </w:r>
      <w:r w:rsidR="00946205" w:rsidRPr="00946205">
        <w:t>“</w:t>
      </w:r>
      <w:r w:rsidR="00946205">
        <w:rPr>
          <w:lang w:val="en-US"/>
        </w:rPr>
        <w:t>beam</w:t>
      </w:r>
      <w:r w:rsidR="00946205" w:rsidRPr="00946205">
        <w:t xml:space="preserve"> </w:t>
      </w:r>
      <w:r w:rsidR="00946205">
        <w:rPr>
          <w:lang w:val="en-US"/>
        </w:rPr>
        <w:t>search</w:t>
      </w:r>
      <w:r w:rsidR="00946205" w:rsidRPr="00946205">
        <w:t>”</w:t>
      </w:r>
      <w:r w:rsidR="00946205">
        <w:t xml:space="preserve"> όπου περιγράφεται παρακάτω.</w:t>
      </w:r>
      <w:r w:rsidR="00946205" w:rsidRPr="00946205">
        <w:t xml:space="preserve"> </w:t>
      </w:r>
    </w:p>
    <w:p w14:paraId="0D8FDEAA" w14:textId="77777777" w:rsidR="00960C30" w:rsidRPr="00946205" w:rsidRDefault="00960C30" w:rsidP="00E36624">
      <w:pPr>
        <w:pStyle w:val="a3"/>
      </w:pPr>
    </w:p>
    <w:tbl>
      <w:tblPr>
        <w:tblStyle w:val="TableGrid"/>
        <w:tblW w:w="0" w:type="auto"/>
        <w:tblLook w:val="04A0" w:firstRow="1" w:lastRow="0" w:firstColumn="1" w:lastColumn="0" w:noHBand="0" w:noVBand="1"/>
      </w:tblPr>
      <w:tblGrid>
        <w:gridCol w:w="2039"/>
        <w:gridCol w:w="903"/>
        <w:gridCol w:w="968"/>
        <w:gridCol w:w="885"/>
        <w:gridCol w:w="885"/>
        <w:gridCol w:w="341"/>
        <w:gridCol w:w="951"/>
      </w:tblGrid>
      <w:tr w:rsidR="00F8197F" w14:paraId="3C615F04" w14:textId="77777777" w:rsidTr="00F8197F">
        <w:tc>
          <w:tcPr>
            <w:tcW w:w="2039" w:type="dxa"/>
          </w:tcPr>
          <w:p w14:paraId="77223F57" w14:textId="761A7A6B" w:rsidR="00F8197F" w:rsidRPr="008C1082"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t>Μοντέλο</w:t>
            </w:r>
          </w:p>
        </w:tc>
        <w:tc>
          <w:tcPr>
            <w:tcW w:w="903" w:type="dxa"/>
          </w:tcPr>
          <w:p w14:paraId="77E4E28A" w14:textId="13161CEB" w:rsidR="00F8197F" w:rsidRPr="008C1082"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t>Εποχές</w:t>
            </w:r>
          </w:p>
        </w:tc>
        <w:tc>
          <w:tcPr>
            <w:tcW w:w="968" w:type="dxa"/>
          </w:tcPr>
          <w:p w14:paraId="22D3C4BE" w14:textId="2F63D1B4" w:rsidR="00F8197F" w:rsidRPr="008C1082"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Dataset</w:t>
            </w:r>
          </w:p>
        </w:tc>
        <w:tc>
          <w:tcPr>
            <w:tcW w:w="885" w:type="dxa"/>
          </w:tcPr>
          <w:p w14:paraId="312F6333" w14:textId="01966DC9" w:rsidR="00F8197F" w:rsidRPr="008C1082"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Score</w:t>
            </w:r>
          </w:p>
        </w:tc>
        <w:tc>
          <w:tcPr>
            <w:tcW w:w="885" w:type="dxa"/>
          </w:tcPr>
          <w:p w14:paraId="01FD5B85" w14:textId="2A1501A3" w:rsidR="00F8197F" w:rsidRPr="008C1082"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Loss</w:t>
            </w:r>
          </w:p>
        </w:tc>
        <w:tc>
          <w:tcPr>
            <w:tcW w:w="341" w:type="dxa"/>
          </w:tcPr>
          <w:p w14:paraId="6FACB56F" w14:textId="14EB47FB" w:rsidR="00F8197F" w:rsidRPr="008C1082"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K</w:t>
            </w:r>
          </w:p>
        </w:tc>
        <w:tc>
          <w:tcPr>
            <w:tcW w:w="951" w:type="dxa"/>
          </w:tcPr>
          <w:p w14:paraId="15FDE0A2" w14:textId="218FF0EE" w:rsidR="00F8197F" w:rsidRPr="008C1082"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Bleu-4</w:t>
            </w:r>
          </w:p>
        </w:tc>
      </w:tr>
      <w:tr w:rsidR="00F8197F" w14:paraId="7DE1D457" w14:textId="77777777" w:rsidTr="00F8197F">
        <w:tc>
          <w:tcPr>
            <w:tcW w:w="2039" w:type="dxa"/>
          </w:tcPr>
          <w:p w14:paraId="7E86EA00" w14:textId="03E2F768"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modelLemma2_12</w:t>
            </w:r>
          </w:p>
        </w:tc>
        <w:tc>
          <w:tcPr>
            <w:tcW w:w="903" w:type="dxa"/>
          </w:tcPr>
          <w:p w14:paraId="18CC0221" w14:textId="0F155A64"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12</w:t>
            </w:r>
          </w:p>
        </w:tc>
        <w:tc>
          <w:tcPr>
            <w:tcW w:w="968" w:type="dxa"/>
          </w:tcPr>
          <w:p w14:paraId="657A76D7" w14:textId="2E668C75" w:rsidR="00F8197F" w:rsidRPr="00F8197F"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m:t>
                </m:r>
              </m:oMath>
            </m:oMathPara>
          </w:p>
        </w:tc>
        <w:tc>
          <w:tcPr>
            <w:tcW w:w="885" w:type="dxa"/>
          </w:tcPr>
          <w:p w14:paraId="262E018E" w14:textId="0EE30E14"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0.8364</w:t>
            </w:r>
          </w:p>
        </w:tc>
        <w:tc>
          <w:tcPr>
            <w:tcW w:w="885" w:type="dxa"/>
          </w:tcPr>
          <w:p w14:paraId="4DFE6A32" w14:textId="09ED4E96"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0.6631</w:t>
            </w:r>
          </w:p>
        </w:tc>
        <w:tc>
          <w:tcPr>
            <w:tcW w:w="341" w:type="dxa"/>
          </w:tcPr>
          <w:p w14:paraId="343CD030" w14:textId="6FEC8457"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w:t>
            </w:r>
          </w:p>
        </w:tc>
        <w:tc>
          <w:tcPr>
            <w:tcW w:w="951" w:type="dxa"/>
          </w:tcPr>
          <w:p w14:paraId="360A7B2D" w14:textId="45EAFB53"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0.264</w:t>
            </w:r>
          </w:p>
        </w:tc>
      </w:tr>
      <w:tr w:rsidR="00F8197F" w14:paraId="72E94F2D" w14:textId="77777777" w:rsidTr="00F8197F">
        <w:tc>
          <w:tcPr>
            <w:tcW w:w="2039" w:type="dxa"/>
          </w:tcPr>
          <w:p w14:paraId="5B9C099C" w14:textId="3F1E2483"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modelLemma2_12</w:t>
            </w:r>
          </w:p>
        </w:tc>
        <w:tc>
          <w:tcPr>
            <w:tcW w:w="903" w:type="dxa"/>
          </w:tcPr>
          <w:p w14:paraId="0C299731" w14:textId="765C43B0"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p>
        </w:tc>
        <w:tc>
          <w:tcPr>
            <w:tcW w:w="968" w:type="dxa"/>
          </w:tcPr>
          <w:p w14:paraId="3299ED65" w14:textId="4A03C0DE"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p>
        </w:tc>
        <w:tc>
          <w:tcPr>
            <w:tcW w:w="885" w:type="dxa"/>
          </w:tcPr>
          <w:p w14:paraId="5635172E" w14:textId="3B3DB98A"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p>
        </w:tc>
        <w:tc>
          <w:tcPr>
            <w:tcW w:w="885" w:type="dxa"/>
          </w:tcPr>
          <w:p w14:paraId="4DC7113B" w14:textId="4297239B"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p>
        </w:tc>
        <w:tc>
          <w:tcPr>
            <w:tcW w:w="341" w:type="dxa"/>
          </w:tcPr>
          <w:p w14:paraId="68ECF63F" w14:textId="026B9A86"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5BF125EC" w14:textId="1C98306E"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0.265</w:t>
            </w:r>
          </w:p>
        </w:tc>
      </w:tr>
      <w:tr w:rsidR="00F8197F" w14:paraId="7D5B893A" w14:textId="77777777" w:rsidTr="00F8197F">
        <w:tc>
          <w:tcPr>
            <w:tcW w:w="2039" w:type="dxa"/>
          </w:tcPr>
          <w:p w14:paraId="7B8F6C4D" w14:textId="7C559796"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modelLemma12</w:t>
            </w:r>
          </w:p>
        </w:tc>
        <w:tc>
          <w:tcPr>
            <w:tcW w:w="903" w:type="dxa"/>
          </w:tcPr>
          <w:p w14:paraId="483AC906" w14:textId="70C10C58"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12</w:t>
            </w:r>
          </w:p>
        </w:tc>
        <w:tc>
          <w:tcPr>
            <w:tcW w:w="968" w:type="dxa"/>
          </w:tcPr>
          <w:p w14:paraId="123EB92F" w14:textId="0BCF73CE" w:rsidR="00F8197F" w:rsidRPr="00F8197F"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s+a</m:t>
                </m:r>
              </m:oMath>
            </m:oMathPara>
          </w:p>
        </w:tc>
        <w:tc>
          <w:tcPr>
            <w:tcW w:w="885" w:type="dxa"/>
          </w:tcPr>
          <w:p w14:paraId="0B52F6ED" w14:textId="7898FDED"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0.8404</w:t>
            </w:r>
          </w:p>
        </w:tc>
        <w:tc>
          <w:tcPr>
            <w:tcW w:w="885" w:type="dxa"/>
          </w:tcPr>
          <w:p w14:paraId="08D79414" w14:textId="04D87FB6" w:rsidR="00F8197F" w:rsidRP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0.6574</w:t>
            </w:r>
          </w:p>
        </w:tc>
        <w:tc>
          <w:tcPr>
            <w:tcW w:w="341" w:type="dxa"/>
          </w:tcPr>
          <w:p w14:paraId="51587CA9" w14:textId="6D8B20BF"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w:t>
            </w:r>
          </w:p>
        </w:tc>
        <w:tc>
          <w:tcPr>
            <w:tcW w:w="951" w:type="dxa"/>
          </w:tcPr>
          <w:p w14:paraId="33B627F7" w14:textId="0ED1ABE6" w:rsidR="00F8197F" w:rsidRPr="0016471A" w:rsidRDefault="0016471A" w:rsidP="0016471A">
            <w:pPr>
              <w:jc w:val="both"/>
              <w:rPr>
                <w:rFonts w:ascii="Calibri" w:hAnsi="Calibri" w:cs="Calibri"/>
                <w:color w:val="000000"/>
                <w:sz w:val="22"/>
                <w:szCs w:val="22"/>
                <w:lang w:eastAsia="el-GR"/>
              </w:rPr>
            </w:pPr>
            <w:r>
              <w:rPr>
                <w:rFonts w:ascii="Calibri" w:hAnsi="Calibri" w:cs="Calibri"/>
                <w:color w:val="000000"/>
                <w:sz w:val="22"/>
                <w:szCs w:val="22"/>
                <w:lang w:eastAsia="el-GR"/>
              </w:rPr>
              <w:t>0.145</w:t>
            </w:r>
          </w:p>
        </w:tc>
      </w:tr>
      <w:tr w:rsidR="00F8197F" w14:paraId="41703E4F" w14:textId="77777777" w:rsidTr="00F8197F">
        <w:tc>
          <w:tcPr>
            <w:tcW w:w="2039" w:type="dxa"/>
          </w:tcPr>
          <w:p w14:paraId="3BAC7ED1" w14:textId="7747435E"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modeLemma12</w:t>
            </w:r>
          </w:p>
        </w:tc>
        <w:tc>
          <w:tcPr>
            <w:tcW w:w="903" w:type="dxa"/>
          </w:tcPr>
          <w:p w14:paraId="6389DE6E" w14:textId="77777777" w:rsid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p>
        </w:tc>
        <w:tc>
          <w:tcPr>
            <w:tcW w:w="968" w:type="dxa"/>
          </w:tcPr>
          <w:p w14:paraId="3B271F3E" w14:textId="77777777" w:rsid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p>
        </w:tc>
        <w:tc>
          <w:tcPr>
            <w:tcW w:w="885" w:type="dxa"/>
          </w:tcPr>
          <w:p w14:paraId="66E65BF9" w14:textId="77777777" w:rsid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p>
        </w:tc>
        <w:tc>
          <w:tcPr>
            <w:tcW w:w="885" w:type="dxa"/>
          </w:tcPr>
          <w:p w14:paraId="2E63401E" w14:textId="77777777" w:rsid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p>
        </w:tc>
        <w:tc>
          <w:tcPr>
            <w:tcW w:w="341" w:type="dxa"/>
          </w:tcPr>
          <w:p w14:paraId="309F7E84" w14:textId="03F07513"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275078B9" w14:textId="6ED1E36C"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0.221</w:t>
            </w:r>
          </w:p>
        </w:tc>
      </w:tr>
      <w:tr w:rsidR="00F8197F" w14:paraId="7E9467E2" w14:textId="77777777" w:rsidTr="00F8197F">
        <w:tc>
          <w:tcPr>
            <w:tcW w:w="2039" w:type="dxa"/>
          </w:tcPr>
          <w:p w14:paraId="0A1324B5" w14:textId="55F63175"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modelLemma7</w:t>
            </w:r>
          </w:p>
        </w:tc>
        <w:tc>
          <w:tcPr>
            <w:tcW w:w="903" w:type="dxa"/>
          </w:tcPr>
          <w:p w14:paraId="1B73FC96" w14:textId="60D43004"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8</w:t>
            </w:r>
          </w:p>
        </w:tc>
        <w:tc>
          <w:tcPr>
            <w:tcW w:w="968" w:type="dxa"/>
          </w:tcPr>
          <w:p w14:paraId="4BADCF3F" w14:textId="221E6F3B" w:rsidR="00F8197F" w:rsidRPr="0016471A"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s+a</m:t>
                </m:r>
              </m:oMath>
            </m:oMathPara>
          </w:p>
        </w:tc>
        <w:tc>
          <w:tcPr>
            <w:tcW w:w="885" w:type="dxa"/>
          </w:tcPr>
          <w:p w14:paraId="65F48C09" w14:textId="7A2F3714"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0.8202</w:t>
            </w:r>
          </w:p>
        </w:tc>
        <w:tc>
          <w:tcPr>
            <w:tcW w:w="885" w:type="dxa"/>
          </w:tcPr>
          <w:p w14:paraId="71AD218A" w14:textId="11C900CA"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0.7944</w:t>
            </w:r>
          </w:p>
        </w:tc>
        <w:tc>
          <w:tcPr>
            <w:tcW w:w="341" w:type="dxa"/>
          </w:tcPr>
          <w:p w14:paraId="19EC9708" w14:textId="672FF795"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w:t>
            </w:r>
          </w:p>
        </w:tc>
        <w:tc>
          <w:tcPr>
            <w:tcW w:w="951" w:type="dxa"/>
          </w:tcPr>
          <w:p w14:paraId="24F7CCEA" w14:textId="52447744"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0.216</w:t>
            </w:r>
          </w:p>
        </w:tc>
      </w:tr>
      <w:tr w:rsidR="00F8197F" w14:paraId="22A665D5" w14:textId="77777777" w:rsidTr="00F8197F">
        <w:tc>
          <w:tcPr>
            <w:tcW w:w="2039" w:type="dxa"/>
          </w:tcPr>
          <w:p w14:paraId="1E625632" w14:textId="0D04EE9C"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modeLemma7</w:t>
            </w:r>
          </w:p>
        </w:tc>
        <w:tc>
          <w:tcPr>
            <w:tcW w:w="903" w:type="dxa"/>
          </w:tcPr>
          <w:p w14:paraId="3D9170D7" w14:textId="77777777" w:rsid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p>
        </w:tc>
        <w:tc>
          <w:tcPr>
            <w:tcW w:w="968" w:type="dxa"/>
          </w:tcPr>
          <w:p w14:paraId="0FA2B62F" w14:textId="77777777" w:rsid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p>
        </w:tc>
        <w:tc>
          <w:tcPr>
            <w:tcW w:w="885" w:type="dxa"/>
          </w:tcPr>
          <w:p w14:paraId="7033E6E3" w14:textId="77777777" w:rsid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p>
        </w:tc>
        <w:tc>
          <w:tcPr>
            <w:tcW w:w="885" w:type="dxa"/>
          </w:tcPr>
          <w:p w14:paraId="122D8D0D" w14:textId="77777777" w:rsidR="00F8197F" w:rsidRDefault="00F8197F"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p>
        </w:tc>
        <w:tc>
          <w:tcPr>
            <w:tcW w:w="341" w:type="dxa"/>
          </w:tcPr>
          <w:p w14:paraId="7888E57D" w14:textId="11427C97"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6B138B1C" w14:textId="10F07446"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0.216</w:t>
            </w:r>
          </w:p>
        </w:tc>
      </w:tr>
      <w:tr w:rsidR="00F8197F" w14:paraId="03EBB460" w14:textId="77777777" w:rsidTr="00F8197F">
        <w:tc>
          <w:tcPr>
            <w:tcW w:w="2039" w:type="dxa"/>
          </w:tcPr>
          <w:p w14:paraId="649D6E0D" w14:textId="1A50340C"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model7</w:t>
            </w:r>
          </w:p>
        </w:tc>
        <w:tc>
          <w:tcPr>
            <w:tcW w:w="903" w:type="dxa"/>
          </w:tcPr>
          <w:p w14:paraId="0693C21E" w14:textId="432EC8D3"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8</w:t>
            </w:r>
          </w:p>
        </w:tc>
        <w:tc>
          <w:tcPr>
            <w:tcW w:w="968" w:type="dxa"/>
          </w:tcPr>
          <w:p w14:paraId="6D8AA0C2" w14:textId="372EC721" w:rsidR="00F8197F" w:rsidRPr="0016471A"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m:t>
                </m:r>
              </m:oMath>
            </m:oMathPara>
          </w:p>
        </w:tc>
        <w:tc>
          <w:tcPr>
            <w:tcW w:w="885" w:type="dxa"/>
          </w:tcPr>
          <w:p w14:paraId="7A462497" w14:textId="69384593"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0.8226</w:t>
            </w:r>
          </w:p>
        </w:tc>
        <w:tc>
          <w:tcPr>
            <w:tcW w:w="885" w:type="dxa"/>
          </w:tcPr>
          <w:p w14:paraId="6FF6A745" w14:textId="1B20DF45"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0.7518</w:t>
            </w:r>
          </w:p>
        </w:tc>
        <w:tc>
          <w:tcPr>
            <w:tcW w:w="341" w:type="dxa"/>
          </w:tcPr>
          <w:p w14:paraId="647BE9FD" w14:textId="57221290"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1157B425" w14:textId="318CA7E7"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0.27</w:t>
            </w:r>
          </w:p>
        </w:tc>
      </w:tr>
      <w:tr w:rsidR="00F8197F" w14:paraId="5E5F3EBF" w14:textId="77777777" w:rsidTr="00F8197F">
        <w:tc>
          <w:tcPr>
            <w:tcW w:w="2039" w:type="dxa"/>
          </w:tcPr>
          <w:p w14:paraId="047379E8" w14:textId="0C11B20B"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model49</w:t>
            </w:r>
          </w:p>
        </w:tc>
        <w:tc>
          <w:tcPr>
            <w:tcW w:w="903" w:type="dxa"/>
          </w:tcPr>
          <w:p w14:paraId="5D186124" w14:textId="09D32B39"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50</w:t>
            </w:r>
          </w:p>
        </w:tc>
        <w:tc>
          <w:tcPr>
            <w:tcW w:w="968" w:type="dxa"/>
          </w:tcPr>
          <w:p w14:paraId="0B539433" w14:textId="677F364F" w:rsidR="00F8197F" w:rsidRPr="0016471A"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m:t>
                </m:r>
              </m:oMath>
            </m:oMathPara>
          </w:p>
        </w:tc>
        <w:tc>
          <w:tcPr>
            <w:tcW w:w="885" w:type="dxa"/>
          </w:tcPr>
          <w:p w14:paraId="20690E25" w14:textId="513A685B"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0.8683</w:t>
            </w:r>
          </w:p>
        </w:tc>
        <w:tc>
          <w:tcPr>
            <w:tcW w:w="885" w:type="dxa"/>
          </w:tcPr>
          <w:p w14:paraId="79505BF5" w14:textId="2226CEBE"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0.4753</w:t>
            </w:r>
          </w:p>
        </w:tc>
        <w:tc>
          <w:tcPr>
            <w:tcW w:w="341" w:type="dxa"/>
          </w:tcPr>
          <w:p w14:paraId="1AE4C0E4" w14:textId="45D61E13"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235DB7C5" w14:textId="74527312"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0.242</w:t>
            </w:r>
          </w:p>
        </w:tc>
      </w:tr>
      <w:tr w:rsidR="00F8197F" w14:paraId="5ECC052F" w14:textId="77777777" w:rsidTr="00F8197F">
        <w:tc>
          <w:tcPr>
            <w:tcW w:w="2039" w:type="dxa"/>
          </w:tcPr>
          <w:p w14:paraId="06F70F7D" w14:textId="3EFB2DEF"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Model35</w:t>
            </w:r>
          </w:p>
        </w:tc>
        <w:tc>
          <w:tcPr>
            <w:tcW w:w="903" w:type="dxa"/>
          </w:tcPr>
          <w:p w14:paraId="4F19E9AE" w14:textId="2A996CC7"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36</w:t>
            </w:r>
          </w:p>
        </w:tc>
        <w:tc>
          <w:tcPr>
            <w:tcW w:w="968" w:type="dxa"/>
          </w:tcPr>
          <w:p w14:paraId="302685B0" w14:textId="1A3FD906" w:rsidR="00F8197F" w:rsidRPr="0016471A"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m:t>
                </m:r>
              </m:oMath>
            </m:oMathPara>
          </w:p>
        </w:tc>
        <w:tc>
          <w:tcPr>
            <w:tcW w:w="885" w:type="dxa"/>
          </w:tcPr>
          <w:p w14:paraId="50E383BC" w14:textId="78179261"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0.8614</w:t>
            </w:r>
          </w:p>
        </w:tc>
        <w:tc>
          <w:tcPr>
            <w:tcW w:w="885" w:type="dxa"/>
          </w:tcPr>
          <w:p w14:paraId="4341921F" w14:textId="09EA420E"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0.5097</w:t>
            </w:r>
          </w:p>
        </w:tc>
        <w:tc>
          <w:tcPr>
            <w:tcW w:w="341" w:type="dxa"/>
          </w:tcPr>
          <w:p w14:paraId="458F8C66" w14:textId="7AF4BA45"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6E91B728" w14:textId="1EBF4C12" w:rsidR="00F8197F"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0.245</w:t>
            </w:r>
          </w:p>
        </w:tc>
      </w:tr>
      <w:tr w:rsidR="0016471A" w14:paraId="66D3F2EB" w14:textId="77777777" w:rsidTr="00F8197F">
        <w:tc>
          <w:tcPr>
            <w:tcW w:w="2039" w:type="dxa"/>
          </w:tcPr>
          <w:p w14:paraId="6240A901" w14:textId="0B30B823" w:rsidR="0016471A"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model15</w:t>
            </w:r>
          </w:p>
        </w:tc>
        <w:tc>
          <w:tcPr>
            <w:tcW w:w="903" w:type="dxa"/>
          </w:tcPr>
          <w:p w14:paraId="65A0886B" w14:textId="205D4D51" w:rsidR="0016471A"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16</w:t>
            </w:r>
          </w:p>
        </w:tc>
        <w:tc>
          <w:tcPr>
            <w:tcW w:w="968" w:type="dxa"/>
          </w:tcPr>
          <w:p w14:paraId="5A9E50C7" w14:textId="1D02D399" w:rsidR="0016471A" w:rsidRPr="0016471A"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m:t>
                </m:r>
              </m:oMath>
            </m:oMathPara>
          </w:p>
        </w:tc>
        <w:tc>
          <w:tcPr>
            <w:tcW w:w="885" w:type="dxa"/>
          </w:tcPr>
          <w:p w14:paraId="068DCF51" w14:textId="602EAF7E" w:rsidR="0016471A"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0.84</w:t>
            </w:r>
          </w:p>
        </w:tc>
        <w:tc>
          <w:tcPr>
            <w:tcW w:w="885" w:type="dxa"/>
          </w:tcPr>
          <w:p w14:paraId="095714EB" w14:textId="655CF934" w:rsidR="0016471A"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0.6314</w:t>
            </w:r>
          </w:p>
        </w:tc>
        <w:tc>
          <w:tcPr>
            <w:tcW w:w="341" w:type="dxa"/>
          </w:tcPr>
          <w:p w14:paraId="6CCA4194" w14:textId="3AD12F03" w:rsidR="0016471A"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2642AC2D" w14:textId="296254A2" w:rsidR="0016471A" w:rsidRP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0.258</w:t>
            </w:r>
          </w:p>
        </w:tc>
      </w:tr>
      <w:tr w:rsidR="0016471A" w14:paraId="7BFE6472" w14:textId="77777777" w:rsidTr="00F8197F">
        <w:tc>
          <w:tcPr>
            <w:tcW w:w="2039" w:type="dxa"/>
          </w:tcPr>
          <w:p w14:paraId="34852859" w14:textId="2213BD31"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model5</w:t>
            </w:r>
          </w:p>
        </w:tc>
        <w:tc>
          <w:tcPr>
            <w:tcW w:w="903" w:type="dxa"/>
          </w:tcPr>
          <w:p w14:paraId="7369C08F" w14:textId="10B0B4DF"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6</w:t>
            </w:r>
          </w:p>
        </w:tc>
        <w:tc>
          <w:tcPr>
            <w:tcW w:w="968" w:type="dxa"/>
          </w:tcPr>
          <w:p w14:paraId="3B0D332C" w14:textId="0DB3D8CB" w:rsidR="0016471A"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m:t>
                </m:r>
              </m:oMath>
            </m:oMathPara>
          </w:p>
        </w:tc>
        <w:tc>
          <w:tcPr>
            <w:tcW w:w="885" w:type="dxa"/>
          </w:tcPr>
          <w:p w14:paraId="0470F754" w14:textId="4E3AA640"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0.8159</w:t>
            </w:r>
          </w:p>
        </w:tc>
        <w:tc>
          <w:tcPr>
            <w:tcW w:w="885" w:type="dxa"/>
          </w:tcPr>
          <w:p w14:paraId="7CCD0AE8" w14:textId="0DA82212"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0.8115</w:t>
            </w:r>
          </w:p>
        </w:tc>
        <w:tc>
          <w:tcPr>
            <w:tcW w:w="341" w:type="dxa"/>
          </w:tcPr>
          <w:p w14:paraId="61286BBA" w14:textId="062FBF1F"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66B9ABBD" w14:textId="768A7567"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0.27</w:t>
            </w:r>
          </w:p>
        </w:tc>
      </w:tr>
      <w:tr w:rsidR="0016471A" w14:paraId="2E24774A" w14:textId="77777777" w:rsidTr="00F8197F">
        <w:tc>
          <w:tcPr>
            <w:tcW w:w="2039" w:type="dxa"/>
          </w:tcPr>
          <w:p w14:paraId="235BA087" w14:textId="46178AC7"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model4</w:t>
            </w:r>
          </w:p>
        </w:tc>
        <w:tc>
          <w:tcPr>
            <w:tcW w:w="903" w:type="dxa"/>
          </w:tcPr>
          <w:p w14:paraId="0D2A27C6" w14:textId="554C0797"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68" w:type="dxa"/>
          </w:tcPr>
          <w:p w14:paraId="25448A68" w14:textId="11C9AE96" w:rsidR="0016471A" w:rsidRDefault="00960C30"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m:oMathPara>
              <m:oMath>
                <m:r>
                  <w:rPr>
                    <w:rFonts w:ascii="Cambria Math" w:hAnsi="Cambria Math"/>
                    <w:lang w:val="en-US"/>
                  </w:rPr>
                  <m:t>s</m:t>
                </m:r>
              </m:oMath>
            </m:oMathPara>
          </w:p>
        </w:tc>
        <w:tc>
          <w:tcPr>
            <w:tcW w:w="885" w:type="dxa"/>
          </w:tcPr>
          <w:p w14:paraId="517E8974" w14:textId="77B2387A"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0.8119</w:t>
            </w:r>
          </w:p>
        </w:tc>
        <w:tc>
          <w:tcPr>
            <w:tcW w:w="885" w:type="dxa"/>
          </w:tcPr>
          <w:p w14:paraId="7E6C0087" w14:textId="22A70519"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0.8545</w:t>
            </w:r>
          </w:p>
        </w:tc>
        <w:tc>
          <w:tcPr>
            <w:tcW w:w="341" w:type="dxa"/>
          </w:tcPr>
          <w:p w14:paraId="105D2FA2" w14:textId="7C7B46A0"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w:t>
            </w:r>
          </w:p>
        </w:tc>
        <w:tc>
          <w:tcPr>
            <w:tcW w:w="951" w:type="dxa"/>
          </w:tcPr>
          <w:p w14:paraId="61F9259A" w14:textId="76FB4B92" w:rsidR="0016471A" w:rsidRDefault="0016471A"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0.274</w:t>
            </w:r>
          </w:p>
        </w:tc>
      </w:tr>
    </w:tbl>
    <w:p w14:paraId="05D0B9F8" w14:textId="03C4A370" w:rsidR="00946205" w:rsidRDefault="00906655" w:rsidP="00906655">
      <w:pPr>
        <w:pStyle w:val="a9"/>
      </w:pPr>
      <w:bookmarkStart w:id="69" w:name="_Toc144147529"/>
      <w:bookmarkStart w:id="70" w:name="_Toc144151934"/>
      <w:bookmarkStart w:id="71" w:name="_Toc144307571"/>
      <w:r>
        <w:t xml:space="preserve">Πίνακας </w:t>
      </w:r>
      <w:fldSimple w:instr=" SEQ Πίνακας \* ARABIC ">
        <w:r w:rsidR="002F605F">
          <w:rPr>
            <w:noProof/>
          </w:rPr>
          <w:t>1</w:t>
        </w:r>
      </w:fldSimple>
      <w:r>
        <w:t>:</w:t>
      </w:r>
      <w:r w:rsidR="009808E6">
        <w:t xml:space="preserve"> </w:t>
      </w:r>
      <w:r>
        <w:t>Αποτελέσματα εκπαίδευσης</w:t>
      </w:r>
      <w:bookmarkEnd w:id="69"/>
      <w:bookmarkEnd w:id="70"/>
      <w:bookmarkEnd w:id="71"/>
    </w:p>
    <w:p w14:paraId="20915FD4" w14:textId="77777777" w:rsidR="00D85278" w:rsidRDefault="00D85278" w:rsidP="00E36624">
      <w:pPr>
        <w:pStyle w:val="a3"/>
        <w:rPr>
          <w:b/>
          <w:bCs/>
        </w:rPr>
      </w:pPr>
    </w:p>
    <w:p w14:paraId="5BDF111D" w14:textId="77777777" w:rsidR="00D85278" w:rsidRDefault="00D85278" w:rsidP="00E36624">
      <w:pPr>
        <w:pStyle w:val="a3"/>
        <w:rPr>
          <w:b/>
          <w:bCs/>
        </w:rPr>
      </w:pPr>
    </w:p>
    <w:p w14:paraId="0D57F392" w14:textId="04160589" w:rsidR="00946205" w:rsidRPr="00960C30" w:rsidRDefault="00946205" w:rsidP="00E36624">
      <w:pPr>
        <w:pStyle w:val="a3"/>
        <w:rPr>
          <w:b/>
          <w:bCs/>
        </w:rPr>
      </w:pPr>
      <w:r w:rsidRPr="00960C30">
        <w:rPr>
          <w:b/>
          <w:bCs/>
        </w:rPr>
        <w:t>Σχολιασμός:</w:t>
      </w:r>
    </w:p>
    <w:p w14:paraId="105D455E" w14:textId="6BA1A340" w:rsidR="00946205" w:rsidRPr="001D432B" w:rsidRDefault="00946205" w:rsidP="00E36624">
      <w:pPr>
        <w:pStyle w:val="a3"/>
      </w:pPr>
      <w:r>
        <w:t>Από το</w:t>
      </w:r>
      <w:r w:rsidR="008064A2">
        <w:t>ν πίνακα 1</w:t>
      </w:r>
      <w:r>
        <w:t xml:space="preserve"> παρατηρούμε ότι αν και πολλές φορές το μοντέλο </w:t>
      </w:r>
      <w:r w:rsidR="009241DB">
        <w:t>έχει</w:t>
      </w:r>
      <w:r>
        <w:t xml:space="preserve"> μεγ</w:t>
      </w:r>
      <w:r w:rsidR="001D432B">
        <w:t>αλύτερο</w:t>
      </w:r>
      <w:r>
        <w:t xml:space="preserve"> </w:t>
      </w:r>
      <w:r>
        <w:rPr>
          <w:lang w:val="en-US"/>
        </w:rPr>
        <w:t>score</w:t>
      </w:r>
      <w:r>
        <w:t xml:space="preserve"> δεν απ</w:t>
      </w:r>
      <w:r w:rsidR="009241DB">
        <w:t>οδίδει</w:t>
      </w:r>
      <w:r>
        <w:t xml:space="preserve"> ικανοποιητικά λόγο της υπ</w:t>
      </w:r>
      <w:r w:rsidR="00960C30">
        <w:t>έ</w:t>
      </w:r>
      <w:r>
        <w:t>ρ</w:t>
      </w:r>
      <w:r w:rsidR="00960C30" w:rsidRPr="00960C30">
        <w:t>-</w:t>
      </w:r>
      <w:r>
        <w:t>εκπαίδευσης</w:t>
      </w:r>
      <w:r w:rsidR="001D432B">
        <w:t>,</w:t>
      </w:r>
      <w:r w:rsidR="00960C30" w:rsidRPr="00960C30">
        <w:t xml:space="preserve"> </w:t>
      </w:r>
      <w:r w:rsidR="001D432B">
        <w:t xml:space="preserve">για </w:t>
      </w:r>
      <m:oMath>
        <m:r>
          <w:rPr>
            <w:rFonts w:ascii="Cambria Math" w:hAnsi="Cambria Math"/>
          </w:rPr>
          <m:t xml:space="preserve">κ=5 </m:t>
        </m:r>
      </m:oMath>
      <w:r w:rsidR="001D432B">
        <w:t xml:space="preserve">έχουμε αύξηση στην ακρίβεια (αν </w:t>
      </w:r>
      <w:r w:rsidR="001D432B">
        <w:lastRenderedPageBreak/>
        <w:t xml:space="preserve">και ελάχιστη) </w:t>
      </w:r>
      <w:r w:rsidR="008064A2">
        <w:t xml:space="preserve">ενώ ταυτόχρονα βλέπουμε </w:t>
      </w:r>
      <w:r w:rsidR="001D432B">
        <w:t xml:space="preserve">ότι όταν </w:t>
      </w:r>
      <w:r w:rsidR="008064A2">
        <w:t>αφαιρούμε</w:t>
      </w:r>
      <w:r w:rsidR="001D432B">
        <w:t xml:space="preserve"> το </w:t>
      </w:r>
      <w:r w:rsidR="001D432B" w:rsidRPr="001D432B">
        <w:t>“</w:t>
      </w:r>
      <w:r w:rsidR="001D432B">
        <w:rPr>
          <w:lang w:val="en-US"/>
        </w:rPr>
        <w:t>a</w:t>
      </w:r>
      <w:r w:rsidR="001D432B" w:rsidRPr="001D432B">
        <w:t>”</w:t>
      </w:r>
      <w:r w:rsidR="001D432B">
        <w:t xml:space="preserve"> από τους τίτλους η ακρίβεια</w:t>
      </w:r>
      <w:r w:rsidR="007B423D">
        <w:t xml:space="preserve"> μειώνεται</w:t>
      </w:r>
      <w:r w:rsidR="001D432B">
        <w:t>.</w:t>
      </w:r>
    </w:p>
    <w:p w14:paraId="2D8BCB2D" w14:textId="5FB779A4" w:rsidR="001D432B" w:rsidRPr="00E0203A" w:rsidRDefault="001730F0" w:rsidP="001D432B">
      <w:pPr>
        <w:pStyle w:val="a6"/>
      </w:pPr>
      <w:bookmarkStart w:id="72" w:name="_Toc144307572"/>
      <w:r w:rsidRPr="00AA3304">
        <w:rPr>
          <w:rFonts w:eastAsia="Arial Unicode MS" w:cs="Arial Unicode MS"/>
        </w:rPr>
        <w:t>3</w:t>
      </w:r>
      <w:r w:rsidR="001D432B">
        <w:rPr>
          <w:rFonts w:eastAsia="Arial Unicode MS" w:cs="Arial Unicode MS"/>
        </w:rPr>
        <w:t xml:space="preserve">.6 </w:t>
      </w:r>
      <w:r w:rsidR="00E0203A">
        <w:rPr>
          <w:rFonts w:eastAsia="Arial Unicode MS" w:cs="Arial Unicode MS"/>
          <w:lang w:val="en-US"/>
        </w:rPr>
        <w:t>Beam</w:t>
      </w:r>
      <w:r w:rsidR="00E0203A" w:rsidRPr="00E0203A">
        <w:rPr>
          <w:rFonts w:eastAsia="Arial Unicode MS" w:cs="Arial Unicode MS"/>
        </w:rPr>
        <w:t xml:space="preserve"> </w:t>
      </w:r>
      <w:r w:rsidR="00E0203A">
        <w:rPr>
          <w:rFonts w:eastAsia="Arial Unicode MS" w:cs="Arial Unicode MS"/>
          <w:lang w:val="en-US"/>
        </w:rPr>
        <w:t>Search</w:t>
      </w:r>
      <w:bookmarkEnd w:id="72"/>
    </w:p>
    <w:p w14:paraId="70E9AE6D" w14:textId="01E1903C" w:rsidR="009241DB" w:rsidRDefault="00E0203A" w:rsidP="00E36624">
      <w:pPr>
        <w:pStyle w:val="a3"/>
      </w:pPr>
      <w:r>
        <w:t xml:space="preserve">Ο αλγόριθμος </w:t>
      </w:r>
      <w:r>
        <w:rPr>
          <w:lang w:val="en-US"/>
        </w:rPr>
        <w:t>Beam</w:t>
      </w:r>
      <w:r w:rsidRPr="00E0203A">
        <w:t xml:space="preserve"> </w:t>
      </w:r>
      <w:r>
        <w:rPr>
          <w:lang w:val="en-US"/>
        </w:rPr>
        <w:t>Search</w:t>
      </w:r>
      <w:r w:rsidRPr="00E0203A">
        <w:t xml:space="preserve"> </w:t>
      </w:r>
      <w:r>
        <w:t xml:space="preserve">είναι ένας ευριστικός αλγόριθμος ο οποίος δοκιμάζει πιθανούς </w:t>
      </w:r>
      <w:r w:rsidR="00D85278">
        <w:t>συνδυασμούς</w:t>
      </w:r>
      <w:r>
        <w:t xml:space="preserve"> λέξεων ώστε να βρει το καλύτερο αποτέλεσμα.</w:t>
      </w:r>
    </w:p>
    <w:p w14:paraId="1CC49CEF" w14:textId="776ECE35" w:rsidR="00E36624" w:rsidRDefault="00E0203A" w:rsidP="00E36624">
      <w:pPr>
        <w:pStyle w:val="a3"/>
      </w:pPr>
      <w:r>
        <w:t>Λειτουργεί ως εξής:</w:t>
      </w:r>
    </w:p>
    <w:p w14:paraId="2C0DB327" w14:textId="45670E03" w:rsidR="00E0203A" w:rsidRDefault="006C423E" w:rsidP="0055256C">
      <w:pPr>
        <w:pStyle w:val="a3"/>
        <w:numPr>
          <w:ilvl w:val="0"/>
          <w:numId w:val="17"/>
        </w:numPr>
      </w:pPr>
      <w:r>
        <w:t>Δημιουργεί ένα δένδρο</w:t>
      </w:r>
      <w:r w:rsidR="00976A5D">
        <w:t>,</w:t>
      </w:r>
      <w:r w:rsidR="007B423D">
        <w:t xml:space="preserve"> </w:t>
      </w:r>
      <w:r w:rsidR="00976A5D">
        <w:t xml:space="preserve">με κορυφή τη λέξη </w:t>
      </w:r>
      <w:r w:rsidR="007B423D" w:rsidRPr="007B423D">
        <w:t>“</w:t>
      </w:r>
      <w:r w:rsidR="00976A5D">
        <w:t>&lt;</w:t>
      </w:r>
      <w:r w:rsidR="00976A5D">
        <w:rPr>
          <w:lang w:val="en-US"/>
        </w:rPr>
        <w:t>start</w:t>
      </w:r>
      <w:r w:rsidR="00976A5D">
        <w:t>&gt;</w:t>
      </w:r>
      <w:r w:rsidR="007B423D" w:rsidRPr="007B423D">
        <w:t>”</w:t>
      </w:r>
      <w:r w:rsidR="00976A5D">
        <w:t xml:space="preserve"> </w:t>
      </w:r>
      <w:r>
        <w:t>το οποίο σ</w:t>
      </w:r>
      <w:r w:rsidR="00976A5D">
        <w:t xml:space="preserve">το πρώτο </w:t>
      </w:r>
      <w:r>
        <w:t>επίπεδο έχει όλ</w:t>
      </w:r>
      <w:r w:rsidR="00976A5D">
        <w:t xml:space="preserve">ες τις </w:t>
      </w:r>
      <w:r>
        <w:t>λέξε</w:t>
      </w:r>
      <w:r w:rsidR="00976A5D">
        <w:t>ις</w:t>
      </w:r>
      <w:r w:rsidR="00422CC0">
        <w:t xml:space="preserve"> ταξινομημέν</w:t>
      </w:r>
      <w:r w:rsidR="00976A5D">
        <w:t>ες</w:t>
      </w:r>
      <w:r w:rsidR="00422CC0">
        <w:t xml:space="preserve"> με αύξουσα σειρά</w:t>
      </w:r>
      <w:r w:rsidR="00976A5D">
        <w:t xml:space="preserve"> πιθανότητας</w:t>
      </w:r>
      <w:r w:rsidR="00422CC0">
        <w:t>.</w:t>
      </w:r>
      <w:r w:rsidR="007B423D" w:rsidRPr="007B423D">
        <w:t xml:space="preserve"> </w:t>
      </w:r>
      <w:r w:rsidR="00422CC0">
        <w:t>Να σημειωθεί ότι κάθε λέξη έχει μία πιθανότητα λόγο του ότι το νευρωνικό επιστρέφει ένα πίνακα πιθανοτήτων.</w:t>
      </w:r>
    </w:p>
    <w:p w14:paraId="12FDB843" w14:textId="482FCAA3" w:rsidR="00E36624" w:rsidRPr="0055256C" w:rsidRDefault="003D4529" w:rsidP="0055256C">
      <w:pPr>
        <w:pStyle w:val="a3"/>
        <w:numPr>
          <w:ilvl w:val="0"/>
          <w:numId w:val="17"/>
        </w:numPr>
      </w:pPr>
      <w:r>
        <w:t xml:space="preserve">Έπειτα </w:t>
      </w:r>
      <w:r w:rsidR="00976A5D">
        <w:t>αναπτύσ</w:t>
      </w:r>
      <w:r w:rsidR="009241DB">
        <w:t>σ</w:t>
      </w:r>
      <w:r w:rsidR="00976A5D">
        <w:t>ει</w:t>
      </w:r>
      <w:r w:rsidR="002D06E7" w:rsidRPr="002D06E7">
        <w:t xml:space="preserve"> </w:t>
      </w:r>
      <w:r w:rsidR="002D06E7">
        <w:t>τις κ</w:t>
      </w:r>
      <w:r w:rsidR="007B423D" w:rsidRPr="007B423D">
        <w:t>-</w:t>
      </w:r>
      <w:r w:rsidR="002D06E7">
        <w:t>λέξεις</w:t>
      </w:r>
      <w:r w:rsidR="006F509A" w:rsidRPr="006F509A">
        <w:t xml:space="preserve"> </w:t>
      </w:r>
      <w:r w:rsidR="006F509A">
        <w:t xml:space="preserve">που έχουν τη </w:t>
      </w:r>
      <w:r w:rsidR="00FF05D9">
        <w:t>μεγαλύτερη πιθανότητα</w:t>
      </w:r>
      <w:r w:rsidR="0055256C" w:rsidRPr="0055256C">
        <w:t xml:space="preserve"> </w:t>
      </w:r>
      <w:r w:rsidR="0055256C">
        <w:t>και επιλέγει τη λέξη με τ</w:t>
      </w:r>
      <w:r w:rsidR="00976A5D">
        <w:t>η μεγαλύτερη</w:t>
      </w:r>
      <w:r w:rsidR="0055256C">
        <w:t xml:space="preserve"> </w:t>
      </w:r>
      <w:r w:rsidR="0055256C" w:rsidRPr="0055256C">
        <w:rPr>
          <w:b/>
          <w:bCs/>
          <w:lang w:val="en-US"/>
        </w:rPr>
        <w:t>conditional</w:t>
      </w:r>
      <w:r w:rsidR="0055256C" w:rsidRPr="0055256C">
        <w:rPr>
          <w:b/>
          <w:bCs/>
        </w:rPr>
        <w:t xml:space="preserve"> </w:t>
      </w:r>
      <w:r w:rsidR="0055256C" w:rsidRPr="0055256C">
        <w:rPr>
          <w:b/>
          <w:bCs/>
          <w:lang w:val="en-US"/>
        </w:rPr>
        <w:t>probability</w:t>
      </w:r>
      <w:r w:rsidR="00976A5D">
        <w:rPr>
          <w:b/>
          <w:bCs/>
        </w:rPr>
        <w:t>.</w:t>
      </w:r>
    </w:p>
    <w:p w14:paraId="0051F8BA" w14:textId="5A6CEFFD" w:rsidR="0055256C" w:rsidRPr="00976A5D" w:rsidRDefault="0055256C" w:rsidP="0055256C">
      <w:pPr>
        <w:pStyle w:val="a3"/>
        <w:ind w:left="1440"/>
      </w:pPr>
      <w:r>
        <w:t>Ο</w:t>
      </w:r>
      <w:r w:rsidRPr="00976A5D">
        <w:t xml:space="preserve"> </w:t>
      </w:r>
      <w:r>
        <w:t>τύπος</w:t>
      </w:r>
      <w:r w:rsidRPr="00976A5D">
        <w:t xml:space="preserve"> </w:t>
      </w:r>
      <w:r>
        <w:t>για</w:t>
      </w:r>
      <w:r w:rsidRPr="00976A5D">
        <w:t xml:space="preserve"> </w:t>
      </w:r>
      <w:r w:rsidR="00976A5D">
        <w:t xml:space="preserve">την </w:t>
      </w:r>
      <w:r>
        <w:rPr>
          <w:lang w:val="en-US"/>
        </w:rPr>
        <w:t>conditional</w:t>
      </w:r>
      <w:r w:rsidRPr="00976A5D">
        <w:t xml:space="preserve"> </w:t>
      </w:r>
      <w:r>
        <w:rPr>
          <w:lang w:val="en-US"/>
        </w:rPr>
        <w:t>probability</w:t>
      </w:r>
      <w:r w:rsidRPr="00976A5D">
        <w:t xml:space="preserve"> </w:t>
      </w:r>
      <w:r>
        <w:t>είναι</w:t>
      </w:r>
      <w:r w:rsidRPr="00976A5D">
        <w:t xml:space="preserve"> </w:t>
      </w:r>
      <w:r>
        <w:t>ο</w:t>
      </w:r>
      <w:r w:rsidRPr="00976A5D">
        <w:t>:</w:t>
      </w:r>
      <m:oMath>
        <m:r>
          <w:rPr>
            <w:rFonts w:ascii="Cambria Math" w:hAnsi="Cambria Math"/>
          </w:rPr>
          <m:t xml:space="preserve"> </m:t>
        </m:r>
        <m:r>
          <w:rPr>
            <w:rFonts w:ascii="Cambria Math" w:hAnsi="Cambria Math"/>
            <w:lang w:val="en-US"/>
          </w:rPr>
          <m:t>P</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P</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 xml:space="preserve">) / </m:t>
        </m:r>
        <m:r>
          <w:rPr>
            <w:rFonts w:ascii="Cambria Math" w:hAnsi="Cambria Math"/>
            <w:lang w:val="en-US"/>
          </w:rPr>
          <m:t>P</m:t>
        </m:r>
        <m:r>
          <w:rPr>
            <w:rFonts w:ascii="Cambria Math" w:hAnsi="Cambria Math"/>
          </w:rPr>
          <m:t>(</m:t>
        </m:r>
        <m:r>
          <w:rPr>
            <w:rFonts w:ascii="Cambria Math" w:hAnsi="Cambria Math"/>
            <w:lang w:val="en-US"/>
          </w:rPr>
          <m:t>A</m:t>
        </m:r>
        <m:r>
          <w:rPr>
            <w:rFonts w:ascii="Cambria Math" w:hAnsi="Cambria Math"/>
          </w:rPr>
          <m:t>)</m:t>
        </m:r>
      </m:oMath>
    </w:p>
    <w:p w14:paraId="4EBAC1ED" w14:textId="6C6C6CD0" w:rsidR="00777278" w:rsidRDefault="0055256C" w:rsidP="0055256C">
      <w:pPr>
        <w:pStyle w:val="a3"/>
        <w:numPr>
          <w:ilvl w:val="0"/>
          <w:numId w:val="17"/>
        </w:numPr>
      </w:pPr>
      <w:r>
        <w:t>Τέλος</w:t>
      </w:r>
      <w:r w:rsidR="003546A0">
        <w:t>,</w:t>
      </w:r>
      <w:r w:rsidR="00976A5D">
        <w:t xml:space="preserve"> επαναλαμβάνει το </w:t>
      </w:r>
      <w:r w:rsidR="00777278">
        <w:t>δεύτερο βήμα</w:t>
      </w:r>
      <w:r w:rsidR="00976A5D">
        <w:t xml:space="preserve"> μέχρι να συναντήσει τη λέξη &lt;</w:t>
      </w:r>
      <w:r w:rsidR="00976A5D">
        <w:rPr>
          <w:lang w:val="en-US"/>
        </w:rPr>
        <w:t>end</w:t>
      </w:r>
      <w:r w:rsidR="00976A5D" w:rsidRPr="00976A5D">
        <w:t xml:space="preserve">&gt; </w:t>
      </w:r>
      <w:r w:rsidR="00976A5D">
        <w:t>ή το σύνολο των λέξεων να φτάσει το μέγιστο μήκος(40).</w:t>
      </w:r>
    </w:p>
    <w:p w14:paraId="59645E38" w14:textId="77777777" w:rsidR="00777278" w:rsidRDefault="00777278" w:rsidP="00777278">
      <w:pPr>
        <w:pStyle w:val="a3"/>
      </w:pPr>
    </w:p>
    <w:p w14:paraId="0DCFCA44" w14:textId="77777777" w:rsidR="00777278" w:rsidRDefault="00777278" w:rsidP="00777278">
      <w:pPr>
        <w:pStyle w:val="a3"/>
        <w:sectPr w:rsidR="00777278" w:rsidSect="004D6E94">
          <w:headerReference w:type="default" r:id="rId33"/>
          <w:pgSz w:w="11906" w:h="16838"/>
          <w:pgMar w:top="1134" w:right="1134" w:bottom="1134" w:left="1134" w:header="709" w:footer="851" w:gutter="0"/>
          <w:cols w:space="720"/>
          <w:titlePg/>
        </w:sectPr>
      </w:pPr>
    </w:p>
    <w:p w14:paraId="4DFE7444" w14:textId="3C7E4729" w:rsidR="00FD3926" w:rsidRDefault="003F534E" w:rsidP="00602D62">
      <w:pPr>
        <w:pStyle w:val="a4"/>
      </w:pPr>
      <w:bookmarkStart w:id="73" w:name="_Toc144307573"/>
      <w:commentRangeStart w:id="74"/>
      <w:commentRangeStart w:id="75"/>
      <w:r>
        <w:lastRenderedPageBreak/>
        <w:t>Κεφάλαιο</w:t>
      </w:r>
      <w:r w:rsidR="009717E1">
        <w:t xml:space="preserve"> </w:t>
      </w:r>
      <w:r w:rsidR="001730F0" w:rsidRPr="002D06E7">
        <w:t>4</w:t>
      </w:r>
      <w:r w:rsidR="009717E1">
        <w:t xml:space="preserve">: </w:t>
      </w:r>
      <w:r w:rsidR="004D6E94">
        <w:t>Αποτελέσματα και συμπεράσματα</w:t>
      </w:r>
      <w:bookmarkEnd w:id="73"/>
      <w:commentRangeEnd w:id="74"/>
      <w:r w:rsidR="003546A0">
        <w:rPr>
          <w:rStyle w:val="CommentReference"/>
          <w:rFonts w:ascii="Times New Roman" w:eastAsia="Arial Unicode MS" w:hAnsi="Times New Roman" w:cs="Times New Roman"/>
          <w:b w:val="0"/>
          <w:bCs w:val="0"/>
          <w:i w:val="0"/>
          <w:iCs w:val="0"/>
          <w:color w:val="auto"/>
          <w:shd w:val="clear" w:color="auto" w:fill="auto"/>
          <w:lang w:val="en-US" w:eastAsia="en-US"/>
          <w14:shadow w14:blurRad="0" w14:dist="0" w14:dir="0" w14:sx="0" w14:sy="0" w14:kx="0" w14:ky="0" w14:algn="none">
            <w14:srgbClr w14:val="000000"/>
          </w14:shadow>
          <w14:textOutline w14:w="0" w14:cap="rnd" w14:cmpd="sng" w14:algn="ctr">
            <w14:noFill/>
            <w14:prstDash w14:val="solid"/>
            <w14:bevel/>
          </w14:textOutline>
        </w:rPr>
        <w:commentReference w:id="74"/>
      </w:r>
      <w:commentRangeEnd w:id="75"/>
      <w:r w:rsidR="00777278">
        <w:rPr>
          <w:rStyle w:val="CommentReference"/>
          <w:rFonts w:ascii="Times New Roman" w:eastAsia="Arial Unicode MS" w:hAnsi="Times New Roman" w:cs="Times New Roman"/>
          <w:b w:val="0"/>
          <w:bCs w:val="0"/>
          <w:i w:val="0"/>
          <w:iCs w:val="0"/>
          <w:color w:val="auto"/>
          <w:shd w:val="clear" w:color="auto" w:fill="auto"/>
          <w:lang w:val="en-US" w:eastAsia="en-US"/>
          <w14:shadow w14:blurRad="0" w14:dist="0" w14:dir="0" w14:sx="0" w14:sy="0" w14:kx="0" w14:ky="0" w14:algn="none">
            <w14:srgbClr w14:val="000000"/>
          </w14:shadow>
          <w14:textOutline w14:w="0" w14:cap="rnd" w14:cmpd="sng" w14:algn="ctr">
            <w14:noFill/>
            <w14:prstDash w14:val="solid"/>
            <w14:bevel/>
          </w14:textOutline>
        </w:rPr>
        <w:commentReference w:id="75"/>
      </w:r>
    </w:p>
    <w:p w14:paraId="3C058866" w14:textId="684C3448" w:rsidR="00E36624" w:rsidRPr="00F251C8" w:rsidRDefault="001730F0" w:rsidP="00E36624">
      <w:pPr>
        <w:pStyle w:val="a6"/>
      </w:pPr>
      <w:bookmarkStart w:id="76" w:name="_Toc144307574"/>
      <w:r w:rsidRPr="002D06E7">
        <w:rPr>
          <w:rFonts w:eastAsia="Arial Unicode MS" w:cs="Arial Unicode MS"/>
        </w:rPr>
        <w:t>4</w:t>
      </w:r>
      <w:r w:rsidR="00E36624">
        <w:rPr>
          <w:rFonts w:eastAsia="Arial Unicode MS" w:cs="Arial Unicode MS"/>
        </w:rPr>
        <w:t>.1</w:t>
      </w:r>
      <w:r w:rsidR="00E36624" w:rsidRPr="00B96343">
        <w:rPr>
          <w:rFonts w:eastAsia="Arial Unicode MS" w:cs="Arial Unicode MS"/>
        </w:rPr>
        <w:t xml:space="preserve"> </w:t>
      </w:r>
      <w:r w:rsidR="00F251C8">
        <w:rPr>
          <w:rFonts w:eastAsia="Arial Unicode MS" w:cs="Arial Unicode MS"/>
        </w:rPr>
        <w:t>Αποτελέσματα</w:t>
      </w:r>
      <w:bookmarkEnd w:id="76"/>
    </w:p>
    <w:p w14:paraId="3B4E7517" w14:textId="66F3E71F" w:rsidR="00E36624" w:rsidRDefault="00F251C8" w:rsidP="00E36624">
      <w:pPr>
        <w:pStyle w:val="a3"/>
      </w:pPr>
      <w:r>
        <w:t xml:space="preserve">Οι μετρήσεις έγιναν σε </w:t>
      </w:r>
      <w:r>
        <w:rPr>
          <w:lang w:val="en-US"/>
        </w:rPr>
        <w:t>bleu</w:t>
      </w:r>
      <w:r w:rsidRPr="00F251C8">
        <w:t xml:space="preserve"> -1 </w:t>
      </w:r>
      <w:r>
        <w:rPr>
          <w:lang w:val="en-US"/>
        </w:rPr>
        <w:t>bleu</w:t>
      </w:r>
      <w:r w:rsidRPr="00F251C8">
        <w:t xml:space="preserve">-3 </w:t>
      </w:r>
      <w:r>
        <w:rPr>
          <w:lang w:val="en-US"/>
        </w:rPr>
        <w:t>bleu</w:t>
      </w:r>
      <w:r w:rsidRPr="00F251C8">
        <w:t xml:space="preserve">-4 </w:t>
      </w:r>
      <w:r>
        <w:t xml:space="preserve">και </w:t>
      </w:r>
      <w:r>
        <w:rPr>
          <w:lang w:val="en-US"/>
        </w:rPr>
        <w:t>meteor</w:t>
      </w:r>
      <w:r w:rsidRPr="00F251C8">
        <w:t xml:space="preserve"> </w:t>
      </w:r>
      <w:r>
        <w:rPr>
          <w:lang w:val="en-US"/>
        </w:rPr>
        <w:t>score</w:t>
      </w:r>
      <w:r w:rsidRPr="00F251C8">
        <w:t xml:space="preserve"> </w:t>
      </w:r>
      <w:r>
        <w:t xml:space="preserve">στο </w:t>
      </w:r>
      <w:r>
        <w:rPr>
          <w:lang w:val="en-US"/>
        </w:rPr>
        <w:t>dataset</w:t>
      </w:r>
      <w:r w:rsidRPr="00F251C8">
        <w:t xml:space="preserve"> </w:t>
      </w:r>
      <w:r w:rsidR="007B423D">
        <w:rPr>
          <w:lang w:val="en-US"/>
        </w:rPr>
        <w:t>Flickr</w:t>
      </w:r>
      <w:r w:rsidRPr="00F251C8">
        <w:t>8</w:t>
      </w:r>
      <w:r>
        <w:rPr>
          <w:lang w:val="en-US"/>
        </w:rPr>
        <w:t>k</w:t>
      </w:r>
      <w:r>
        <w:t>.</w:t>
      </w:r>
    </w:p>
    <w:tbl>
      <w:tblPr>
        <w:tblStyle w:val="TableGrid"/>
        <w:tblW w:w="0" w:type="auto"/>
        <w:tblLook w:val="04A0" w:firstRow="1" w:lastRow="0" w:firstColumn="1" w:lastColumn="0" w:noHBand="0" w:noVBand="1"/>
      </w:tblPr>
      <w:tblGrid>
        <w:gridCol w:w="2039"/>
        <w:gridCol w:w="1929"/>
        <w:gridCol w:w="1929"/>
        <w:gridCol w:w="1943"/>
        <w:gridCol w:w="1788"/>
      </w:tblGrid>
      <w:tr w:rsidR="00F251C8" w14:paraId="00192F1A" w14:textId="4605C77B" w:rsidTr="00F251C8">
        <w:tc>
          <w:tcPr>
            <w:tcW w:w="2039" w:type="dxa"/>
          </w:tcPr>
          <w:p w14:paraId="5823A874" w14:textId="2BC17924" w:rsidR="00F251C8" w:rsidRPr="00F251C8" w:rsidRDefault="00F251C8"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t>Μοντέλα</w:t>
            </w:r>
          </w:p>
        </w:tc>
        <w:tc>
          <w:tcPr>
            <w:tcW w:w="1929" w:type="dxa"/>
          </w:tcPr>
          <w:p w14:paraId="6B024CBE" w14:textId="3468F7D0" w:rsidR="00F251C8" w:rsidRPr="00F251C8" w:rsidRDefault="00F251C8"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Bleu-1</w:t>
            </w:r>
          </w:p>
        </w:tc>
        <w:tc>
          <w:tcPr>
            <w:tcW w:w="1929" w:type="dxa"/>
          </w:tcPr>
          <w:p w14:paraId="524716B9" w14:textId="31AF3BC6" w:rsidR="00F251C8" w:rsidRPr="00F251C8" w:rsidRDefault="00F251C8"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Bleu-3</w:t>
            </w:r>
          </w:p>
        </w:tc>
        <w:tc>
          <w:tcPr>
            <w:tcW w:w="1943" w:type="dxa"/>
          </w:tcPr>
          <w:p w14:paraId="0C3FA13C" w14:textId="2C5C05DF" w:rsidR="00F251C8" w:rsidRPr="00F251C8" w:rsidRDefault="00F251C8"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Bleu4</w:t>
            </w:r>
          </w:p>
        </w:tc>
        <w:tc>
          <w:tcPr>
            <w:tcW w:w="1788" w:type="dxa"/>
          </w:tcPr>
          <w:p w14:paraId="66C2A4D4" w14:textId="3C3AD4CF" w:rsidR="00F251C8" w:rsidRDefault="00F251C8"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Meteor</w:t>
            </w:r>
          </w:p>
        </w:tc>
      </w:tr>
      <w:tr w:rsidR="00F251C8" w14:paraId="2EAF5BE2" w14:textId="543A4F7A" w:rsidTr="00F251C8">
        <w:tc>
          <w:tcPr>
            <w:tcW w:w="2039" w:type="dxa"/>
          </w:tcPr>
          <w:p w14:paraId="6130A3AD" w14:textId="64ADDD39" w:rsidR="00F251C8" w:rsidRPr="00F251C8" w:rsidRDefault="00F251C8" w:rsidP="0064343B">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m-RNN</w:t>
            </w:r>
            <w:r w:rsidR="0064343B">
              <w:t xml:space="preserve"> </w:t>
            </w:r>
            <w:r w:rsidR="005E2DDD">
              <w:fldChar w:fldCharType="begin"/>
            </w:r>
            <w:r w:rsidR="00497ABD">
              <w:instrText xml:space="preserve"> ADDIN ZOTERO_ITEM CSL_CITATION {"citationID":"ee7TnfZO","properties":{"formattedCitation":"[7]","plainCitation":"[7]","noteIndex":0},"citationItems":[{"id":45,"uris":["http://zotero.org/users/11986912/items/FBIPGUB3"],"itemData":{"id":45,"type":"article","abstract":"In this paper, we present a multimodal Recurrent Neural Network (m-RNN) model for generating novel sentence descriptions to explain the content of images. It directly models the probability distribution of generating a word given previous words and the image. Image descriptions are generated by sampling from this distribution. The model consists of two sub-networks: a deep recurrent neural network for sentences and a deep convolutional network for images. These two sub-networks interact with each other in a multimodal layer to form the whole m-RNN model. The effectiveness of our model is validated on three benchmark datasets (IAPR TC-12 [8], Flickr 8K [28], and Flickr 30K [13]). Our model outperforms the state-of-the-art generative method. In addition, the m-RNN model can be applied to retrieval tasks for retrieving images or sentences, and achieves signiﬁcant performance improvement over the state-of-the-art methods which directly optimize the ranking objective function for retrieval.","language":"en","note":"arXiv:1410.1090 [cs]","number":"arXiv:1410.1090","publisher":"arXiv","source":"arXiv.org","title":"Explain Images with Multimodal Recurrent Neural Networks","URL":"http://arxiv.org/abs/1410.1090","author":[{"family":"Mao","given":"Junhua"},{"family":"Xu","given":"Wei"},{"family":"Yang","given":"Yi"},{"family":"Wang","given":"Jiang"},{"family":"Yuille","given":"Alan L."}],"accessed":{"date-parts":[["2023",8,27]]},"issued":{"date-parts":[["2014",10,4]]}}}],"schema":"https://github.com/citation-style-language/schema/raw/master/csl-citation.json"} </w:instrText>
            </w:r>
            <w:r w:rsidR="005E2DDD">
              <w:fldChar w:fldCharType="separate"/>
            </w:r>
            <w:r w:rsidR="00497ABD" w:rsidRPr="00497ABD">
              <w:t>[7]</w:t>
            </w:r>
            <w:r w:rsidR="005E2DDD">
              <w:fldChar w:fldCharType="end"/>
            </w:r>
          </w:p>
        </w:tc>
        <w:tc>
          <w:tcPr>
            <w:tcW w:w="1929" w:type="dxa"/>
          </w:tcPr>
          <w:p w14:paraId="22041CA3" w14:textId="6606A448" w:rsidR="00F251C8" w:rsidRPr="00F251C8" w:rsidRDefault="00EF317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57.78</w:t>
            </w:r>
          </w:p>
        </w:tc>
        <w:tc>
          <w:tcPr>
            <w:tcW w:w="1929" w:type="dxa"/>
          </w:tcPr>
          <w:p w14:paraId="12CB52D6" w14:textId="3FD99124" w:rsidR="00F251C8" w:rsidRPr="00F251C8" w:rsidRDefault="00EF317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23.07</w:t>
            </w:r>
          </w:p>
        </w:tc>
        <w:tc>
          <w:tcPr>
            <w:tcW w:w="1943" w:type="dxa"/>
          </w:tcPr>
          <w:p w14:paraId="1D35A95F" w14:textId="5A54F834" w:rsidR="00F251C8" w:rsidRPr="00F251C8" w:rsidRDefault="00F251C8"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w:t>
            </w:r>
          </w:p>
        </w:tc>
        <w:tc>
          <w:tcPr>
            <w:tcW w:w="1788" w:type="dxa"/>
          </w:tcPr>
          <w:p w14:paraId="5C07DBD4" w14:textId="4928C52E" w:rsidR="00F251C8" w:rsidRDefault="00F251C8"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rPr>
                <w:lang w:val="en-US"/>
              </w:rPr>
              <w:t>---------------------</w:t>
            </w:r>
          </w:p>
        </w:tc>
      </w:tr>
      <w:tr w:rsidR="00F251C8" w14:paraId="5DCD7A9E" w14:textId="34892C0F" w:rsidTr="00F251C8">
        <w:tc>
          <w:tcPr>
            <w:tcW w:w="2039" w:type="dxa"/>
          </w:tcPr>
          <w:p w14:paraId="1864B3B0" w14:textId="1BC2EE5B" w:rsidR="00F251C8" w:rsidRPr="00EF3172" w:rsidRDefault="00EF3172" w:rsidP="00EF3172">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NIC</w:t>
            </w:r>
            <w:r w:rsidR="005E2DDD">
              <w:rPr>
                <w:lang w:val="en-US"/>
              </w:rPr>
              <w:fldChar w:fldCharType="begin"/>
            </w:r>
            <w:r w:rsidR="00497ABD">
              <w:rPr>
                <w:lang w:val="en-US"/>
              </w:rPr>
              <w:instrText xml:space="preserve"> ADDIN ZOTERO_ITEM CSL_CITATION {"citationID":"rQBynSz1","properties":{"formattedCitation":"[8]","plainCitation":"[8]","noteIndex":0},"citationItems":[{"id":44,"uris":["http://zotero.org/users/11986912/items/AHZGZ89H"],"itemData":{"id":44,"type":"article","abstract":"Automatically describing the content of an image is a fundamental problem in artiﬁcial intelligence that connects computer vision and natural language processing. In this paper, we present a generative model based on a deep recurrent architecture that combines recent advances in computer vision and machine translation and that can be used to generate natural sentences describing an image. The model is trained to maximize the likelihood of the target description sentence given the training image. Experiments on several datasets show the accuracy of the model and the ﬂuency of the language it learns solely from image descriptions. Our model is often quite accurate, which we verify both qualitatively and quantitatively. For instance, while the current state-of-the-art BLEU-1 score (the higher the better) on the Pascal dataset is 25, our approach yields 59, to be compared to human performance around 69. We also show BLEU-1 score improvements on Flickr30k, from 56 to 66, and on SBU, from 19 to 28. Lastly, on the newly released COCO dataset, we achieve a BLEU-4 of 27.7, which is the current state-of-the-art.","language":"en","note":"arXiv:1411.4555 [cs]","number":"arXiv:1411.4555","publisher":"arXiv","source":"arXiv.org","title":"Show and Tell: A Neural Image Caption Generator","title-short":"Show and Tell","URL":"http://arxiv.org/abs/1411.4555","author":[{"family":"Vinyals","given":"Oriol"},{"family":"Toshev","given":"Alexander"},{"family":"Bengio","given":"Samy"},{"family":"Erhan","given":"Dumitru"}],"accessed":{"date-parts":[["2023",8,27]]},"issued":{"date-parts":[["2015",4,20]]}}}],"schema":"https://github.com/citation-style-language/schema/raw/master/csl-citation.json"} </w:instrText>
            </w:r>
            <w:r w:rsidR="005E2DDD">
              <w:rPr>
                <w:lang w:val="en-US"/>
              </w:rPr>
              <w:fldChar w:fldCharType="separate"/>
            </w:r>
            <w:r w:rsidR="00497ABD" w:rsidRPr="00497ABD">
              <w:t>[8]</w:t>
            </w:r>
            <w:r w:rsidR="005E2DDD">
              <w:rPr>
                <w:lang w:val="en-US"/>
              </w:rPr>
              <w:fldChar w:fldCharType="end"/>
            </w:r>
          </w:p>
        </w:tc>
        <w:tc>
          <w:tcPr>
            <w:tcW w:w="1929" w:type="dxa"/>
          </w:tcPr>
          <w:p w14:paraId="6A4E1E75" w14:textId="07336950" w:rsidR="00F251C8" w:rsidRPr="00EF3172" w:rsidRDefault="00EF317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63</w:t>
            </w:r>
          </w:p>
        </w:tc>
        <w:tc>
          <w:tcPr>
            <w:tcW w:w="1929" w:type="dxa"/>
          </w:tcPr>
          <w:p w14:paraId="51F35F32" w14:textId="0DB4BC7C" w:rsidR="00F251C8" w:rsidRDefault="00EF317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rPr>
                <w:lang w:val="en-US"/>
              </w:rPr>
              <w:t>---------------------</w:t>
            </w:r>
          </w:p>
        </w:tc>
        <w:tc>
          <w:tcPr>
            <w:tcW w:w="1943" w:type="dxa"/>
          </w:tcPr>
          <w:p w14:paraId="0097E233" w14:textId="69AF939F" w:rsidR="00F251C8" w:rsidRDefault="00EF317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rPr>
                <w:lang w:val="en-US"/>
              </w:rPr>
              <w:t>---------------------</w:t>
            </w:r>
          </w:p>
        </w:tc>
        <w:tc>
          <w:tcPr>
            <w:tcW w:w="1788" w:type="dxa"/>
          </w:tcPr>
          <w:p w14:paraId="0D6BFF56" w14:textId="0FBF2BE8" w:rsidR="00F251C8" w:rsidRDefault="00EF317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rPr>
                <w:lang w:val="en-US"/>
              </w:rPr>
              <w:t>---------------------</w:t>
            </w:r>
          </w:p>
        </w:tc>
      </w:tr>
      <w:tr w:rsidR="00F251C8" w14:paraId="50813932" w14:textId="032F4F73" w:rsidTr="00F251C8">
        <w:tc>
          <w:tcPr>
            <w:tcW w:w="2039" w:type="dxa"/>
          </w:tcPr>
          <w:p w14:paraId="2EE5F32A" w14:textId="4CDE2BE8" w:rsidR="00F251C8" w:rsidRPr="00EF3172" w:rsidRDefault="005E2DDD" w:rsidP="0064343B">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fldChar w:fldCharType="begin"/>
            </w:r>
            <w:r w:rsidR="00497ABD">
              <w:rPr>
                <w:lang w:val="en-US"/>
              </w:rPr>
              <w:instrText xml:space="preserve"> ADDIN ZOTERO_ITEM CSL_CITATION {"citationID":"iblYuMWK","properties":{"formattedCitation":"[9]","plainCitation":"[9]","noteIndex":0},"citationItems":[{"id":57,"uris":["http://zotero.org/users/11986912/items/AZ3C6KEM"],"itemData":{"id":57,"type":"article-journal","abstract":"Image captioning is a comprehensive task in computer vision (CV) and natural language processing (NLP). It can complete conversion from image to text, that is, the algorithm automatically generates corresponding descriptive text according to the input image. In this paper, we present an end-to-end model that takes deep convolutional neural network (CNN) as the encoder and recurrent neural network (RNN) as the decoder. In order to get better image captioning extraction, we propose a highly modularized multi-branch CNN, which could increase accuracy while maintaining the number of hyper-parameters unchanged. This strategy provides a simply designed network consists of parallel sub-modules of the same structure. While traditional CNN goes deeper and wider to increase accuracy, our proposed method is more effective with a simple design, which is easier to optimize for practical application. Experiments are conducted on Flickr8k, Flickr30k and MSCOCO entities. Results demonstrate that our method achieves state of the art performances in terms of caption quality.","container-title":"Electronics","DOI":"10.3390/electronics8121417","journalAbbreviation":"Electronics","page":"1417","source":"ResearchGate","title":"A Modularized Architecture of Multi-Branch Convolutional Neural Network for Image Captioning","volume":"8","author":[{"family":"He","given":"Shan"},{"family":"Lu","given":"Yuanyao"}],"issued":{"date-parts":[["2019",11,28]]}}}],"schema":"https://github.com/citation-style-language/schema/raw/master/csl-citation.json"} </w:instrText>
            </w:r>
            <w:r>
              <w:rPr>
                <w:lang w:val="en-US"/>
              </w:rPr>
              <w:fldChar w:fldCharType="separate"/>
            </w:r>
            <w:r w:rsidR="00497ABD" w:rsidRPr="00497ABD">
              <w:t>[9]</w:t>
            </w:r>
            <w:r>
              <w:rPr>
                <w:lang w:val="en-US"/>
              </w:rPr>
              <w:fldChar w:fldCharType="end"/>
            </w:r>
          </w:p>
        </w:tc>
        <w:tc>
          <w:tcPr>
            <w:tcW w:w="1929" w:type="dxa"/>
          </w:tcPr>
          <w:p w14:paraId="46AE698D" w14:textId="5943A7C3" w:rsidR="00F251C8" w:rsidRPr="00EF3172" w:rsidRDefault="00437CCB"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69.9</w:t>
            </w:r>
          </w:p>
        </w:tc>
        <w:tc>
          <w:tcPr>
            <w:tcW w:w="1929" w:type="dxa"/>
          </w:tcPr>
          <w:p w14:paraId="2C141127" w14:textId="5B171F58" w:rsidR="00F251C8" w:rsidRPr="00437CCB" w:rsidRDefault="00437CCB"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36.8</w:t>
            </w:r>
          </w:p>
        </w:tc>
        <w:tc>
          <w:tcPr>
            <w:tcW w:w="1943" w:type="dxa"/>
          </w:tcPr>
          <w:p w14:paraId="18E2D139" w14:textId="09AF3BBD" w:rsidR="00F251C8" w:rsidRPr="00437CCB" w:rsidRDefault="00437CCB"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26.5</w:t>
            </w:r>
          </w:p>
        </w:tc>
        <w:tc>
          <w:tcPr>
            <w:tcW w:w="1788" w:type="dxa"/>
          </w:tcPr>
          <w:p w14:paraId="4907B403" w14:textId="0F3AE34B" w:rsidR="00F251C8" w:rsidRPr="00437CCB" w:rsidRDefault="00437CCB"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23</w:t>
            </w:r>
          </w:p>
        </w:tc>
      </w:tr>
      <w:tr w:rsidR="00F251C8" w14:paraId="6C4C5305" w14:textId="4791AAA3" w:rsidTr="00F251C8">
        <w:tc>
          <w:tcPr>
            <w:tcW w:w="2039" w:type="dxa"/>
          </w:tcPr>
          <w:p w14:paraId="087C0391" w14:textId="1BA1C87E" w:rsidR="00F251C8" w:rsidRPr="00437CCB" w:rsidRDefault="00FB684E" w:rsidP="0064343B">
            <w:pPr>
              <w:pStyle w:val="a3"/>
              <w:pBdr>
                <w:top w:val="none" w:sz="0" w:space="0" w:color="auto"/>
                <w:left w:val="none" w:sz="0" w:space="0" w:color="auto"/>
                <w:bottom w:val="none" w:sz="0" w:space="0" w:color="auto"/>
                <w:right w:val="none" w:sz="0" w:space="0" w:color="auto"/>
                <w:between w:val="none" w:sz="0" w:space="0" w:color="auto"/>
                <w:bar w:val="none" w:sz="0" w:color="auto"/>
              </w:pBdr>
              <w:jc w:val="center"/>
            </w:pPr>
            <w:r>
              <w:t>Το δ</w:t>
            </w:r>
            <w:r w:rsidR="00437CCB">
              <w:t>ικό μας</w:t>
            </w:r>
          </w:p>
        </w:tc>
        <w:tc>
          <w:tcPr>
            <w:tcW w:w="1929" w:type="dxa"/>
          </w:tcPr>
          <w:p w14:paraId="18A18155" w14:textId="3D67C9A2" w:rsidR="00F251C8" w:rsidRDefault="00CC331D"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t>79.4</w:t>
            </w:r>
          </w:p>
        </w:tc>
        <w:tc>
          <w:tcPr>
            <w:tcW w:w="1929" w:type="dxa"/>
          </w:tcPr>
          <w:p w14:paraId="06EB6170" w14:textId="4547C1C9" w:rsidR="00F251C8" w:rsidRPr="00FB684E" w:rsidRDefault="00970DF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38</w:t>
            </w:r>
          </w:p>
        </w:tc>
        <w:tc>
          <w:tcPr>
            <w:tcW w:w="1943" w:type="dxa"/>
          </w:tcPr>
          <w:p w14:paraId="0F05CB13" w14:textId="5FEEC07E" w:rsidR="00F251C8" w:rsidRDefault="00FB684E"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t>27.4</w:t>
            </w:r>
          </w:p>
        </w:tc>
        <w:tc>
          <w:tcPr>
            <w:tcW w:w="1788" w:type="dxa"/>
          </w:tcPr>
          <w:p w14:paraId="3A4C0E00" w14:textId="158D78FD" w:rsidR="00F251C8" w:rsidRDefault="00FB684E" w:rsidP="00E36624">
            <w:pPr>
              <w:pStyle w:val="a3"/>
              <w:pBdr>
                <w:top w:val="none" w:sz="0" w:space="0" w:color="auto"/>
                <w:left w:val="none" w:sz="0" w:space="0" w:color="auto"/>
                <w:bottom w:val="none" w:sz="0" w:space="0" w:color="auto"/>
                <w:right w:val="none" w:sz="0" w:space="0" w:color="auto"/>
                <w:between w:val="none" w:sz="0" w:space="0" w:color="auto"/>
                <w:bar w:val="none" w:sz="0" w:color="auto"/>
              </w:pBdr>
            </w:pPr>
            <w:r>
              <w:t>37.4</w:t>
            </w:r>
          </w:p>
        </w:tc>
      </w:tr>
    </w:tbl>
    <w:p w14:paraId="0527AAD2" w14:textId="7B26F4A2" w:rsidR="00F251C8" w:rsidRPr="00906655" w:rsidRDefault="00906655" w:rsidP="001730F0">
      <w:pPr>
        <w:pStyle w:val="a9"/>
      </w:pPr>
      <w:bookmarkStart w:id="77" w:name="_Toc144147530"/>
      <w:bookmarkStart w:id="78" w:name="_Toc144151938"/>
      <w:bookmarkStart w:id="79" w:name="_Toc144307575"/>
      <w:r w:rsidRPr="00906655">
        <w:t xml:space="preserve">Πίνακας </w:t>
      </w:r>
      <w:r>
        <w:fldChar w:fldCharType="begin"/>
      </w:r>
      <w:r w:rsidRPr="00906655">
        <w:instrText xml:space="preserve"> </w:instrText>
      </w:r>
      <w:r>
        <w:instrText>SEQ</w:instrText>
      </w:r>
      <w:r w:rsidRPr="00906655">
        <w:instrText xml:space="preserve"> Πίνακας \* </w:instrText>
      </w:r>
      <w:r>
        <w:instrText>ARABIC</w:instrText>
      </w:r>
      <w:r w:rsidRPr="00906655">
        <w:instrText xml:space="preserve"> </w:instrText>
      </w:r>
      <w:r>
        <w:fldChar w:fldCharType="separate"/>
      </w:r>
      <w:r w:rsidR="002F605F">
        <w:rPr>
          <w:noProof/>
        </w:rPr>
        <w:t>2</w:t>
      </w:r>
      <w:r>
        <w:fldChar w:fldCharType="end"/>
      </w:r>
      <w:r>
        <w:t>:Σύγκριση του μοντέλου με άλλες υλοποιήσεις</w:t>
      </w:r>
      <w:bookmarkEnd w:id="77"/>
      <w:bookmarkEnd w:id="78"/>
      <w:bookmarkEnd w:id="79"/>
    </w:p>
    <w:p w14:paraId="4BEECA7F" w14:textId="4DC4B598" w:rsidR="00E36624" w:rsidRDefault="00FB684E" w:rsidP="00E36624">
      <w:pPr>
        <w:pStyle w:val="a3"/>
      </w:pPr>
      <w:r>
        <w:t xml:space="preserve">Τα παραπάνω αποτελέσματα </w:t>
      </w:r>
      <w:r w:rsidR="0064343B">
        <w:t xml:space="preserve">δείχνουν ότι το μοντέλο μας </w:t>
      </w:r>
      <w:r w:rsidR="00B86E2F">
        <w:t xml:space="preserve">έχει βελτίωση στο </w:t>
      </w:r>
      <w:r w:rsidR="0064343B">
        <w:rPr>
          <w:lang w:val="en-US"/>
        </w:rPr>
        <w:t>bleu</w:t>
      </w:r>
      <w:r w:rsidR="0064343B">
        <w:t xml:space="preserve">-1 και στο </w:t>
      </w:r>
      <w:r w:rsidR="0064343B">
        <w:rPr>
          <w:lang w:val="en-US"/>
        </w:rPr>
        <w:t>bleu</w:t>
      </w:r>
      <w:r w:rsidR="00B86E2F">
        <w:t>-</w:t>
      </w:r>
      <w:r w:rsidR="0064343B" w:rsidRPr="0064343B">
        <w:t>4</w:t>
      </w:r>
      <w:r w:rsidR="0064343B">
        <w:t xml:space="preserve"> η αλήθεια είναι πως στις δημοσιεύσεις που αναφέρονται δεν είναι ακριβής η διαδικασία </w:t>
      </w:r>
      <w:r w:rsidR="007B423D">
        <w:t>προ</w:t>
      </w:r>
      <w:r w:rsidR="007B423D" w:rsidRPr="007B423D">
        <w:t>-</w:t>
      </w:r>
      <w:r w:rsidR="007B423D">
        <w:t>επεξεργασίας</w:t>
      </w:r>
      <w:r w:rsidR="0064343B">
        <w:t xml:space="preserve"> των τίτλων,</w:t>
      </w:r>
      <w:r w:rsidR="007B423D" w:rsidRPr="007B423D">
        <w:t xml:space="preserve"> </w:t>
      </w:r>
      <w:r w:rsidR="0064343B">
        <w:t>όπως και ότι δεν αναφέρουν την τεχνική εξομάλυνσης που χρησιμοπο</w:t>
      </w:r>
      <w:r w:rsidR="00B86E2F">
        <w:t>ιήθηκε</w:t>
      </w:r>
      <w:r w:rsidR="0064343B">
        <w:t>, γι</w:t>
      </w:r>
      <w:r w:rsidR="00777278" w:rsidRPr="00777278">
        <w:t xml:space="preserve">’ </w:t>
      </w:r>
      <w:r w:rsidR="0064343B">
        <w:t>αυτό και η σύγκριση των αποτελεσμάτων δεν είναι έμπιστη.</w:t>
      </w:r>
      <w:r w:rsidR="007B423D" w:rsidRPr="007B423D">
        <w:t xml:space="preserve"> </w:t>
      </w:r>
      <w:r w:rsidR="0064343B">
        <w:t xml:space="preserve">Από την άλλη, το μοντέλο μας υπερισχύει στη μετρική </w:t>
      </w:r>
      <w:r w:rsidR="0064343B">
        <w:rPr>
          <w:lang w:val="en-US"/>
        </w:rPr>
        <w:t>Meteor</w:t>
      </w:r>
      <w:r w:rsidR="0064343B" w:rsidRPr="0064343B">
        <w:t xml:space="preserve"> </w:t>
      </w:r>
      <w:r w:rsidR="0064343B">
        <w:t xml:space="preserve">με μεγάλη διαφορά που μας δείχνει πως </w:t>
      </w:r>
      <w:r w:rsidR="00FE45F4">
        <w:t>είναι πιο έμπιστο στην παραγωγή τίτλων.</w:t>
      </w:r>
    </w:p>
    <w:p w14:paraId="22DB4D7E" w14:textId="5E1E2BF3" w:rsidR="00E36624" w:rsidRDefault="001730F0" w:rsidP="00E36624">
      <w:pPr>
        <w:pStyle w:val="a7"/>
        <w:rPr>
          <w:b w:val="0"/>
          <w:bCs w:val="0"/>
          <w:sz w:val="24"/>
          <w:szCs w:val="24"/>
        </w:rPr>
      </w:pPr>
      <w:bookmarkStart w:id="80" w:name="_Toc144148419"/>
      <w:bookmarkStart w:id="81" w:name="_Toc144307576"/>
      <w:r w:rsidRPr="00AA3304">
        <w:rPr>
          <w:rFonts w:eastAsia="Arial Unicode MS" w:cs="Arial Unicode MS"/>
        </w:rPr>
        <w:t>4</w:t>
      </w:r>
      <w:r w:rsidR="00E36624">
        <w:rPr>
          <w:rFonts w:eastAsia="Arial Unicode MS" w:cs="Arial Unicode MS"/>
        </w:rPr>
        <w:t xml:space="preserve">.1.1 </w:t>
      </w:r>
      <w:r w:rsidR="00FE45F4">
        <w:rPr>
          <w:rFonts w:eastAsia="Arial Unicode MS" w:cs="Arial Unicode MS"/>
        </w:rPr>
        <w:t>Παραδείγματα τίτλων</w:t>
      </w:r>
      <w:bookmarkEnd w:id="80"/>
      <w:bookmarkEnd w:id="81"/>
    </w:p>
    <w:p w14:paraId="63A10646" w14:textId="10819C0E" w:rsidR="00E36624" w:rsidRDefault="00FE45F4" w:rsidP="007B423D">
      <w:pPr>
        <w:pStyle w:val="a3"/>
      </w:pPr>
      <w:r>
        <w:t>Παρακάτω παραθέτουμε μερικά παραδείγματα εικόνων και τους αντίστοιχους τίτλους που παρήγαγε το μοντέλο.</w:t>
      </w:r>
    </w:p>
    <w:p w14:paraId="1E13E2CD" w14:textId="77777777" w:rsidR="002E3074" w:rsidRDefault="00CC331D" w:rsidP="00777278">
      <w:pPr>
        <w:pStyle w:val="a3"/>
        <w:keepNext/>
        <w:jc w:val="center"/>
      </w:pPr>
      <w:commentRangeStart w:id="82"/>
      <w:r>
        <w:rPr>
          <w:noProof/>
        </w:rPr>
        <w:lastRenderedPageBreak/>
        <w:drawing>
          <wp:inline distT="0" distB="0" distL="0" distR="0" wp14:anchorId="3D502214" wp14:editId="4A77D652">
            <wp:extent cx="4242870" cy="3648075"/>
            <wp:effectExtent l="0" t="0" r="5715" b="0"/>
            <wp:docPr id="385254826" name="Picture 1" descr="Two dogs playing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54826" name="Picture 1" descr="Two dogs playing in the snow&#10;&#10;Description automatically generated"/>
                    <pic:cNvPicPr/>
                  </pic:nvPicPr>
                  <pic:blipFill>
                    <a:blip r:embed="rId34"/>
                    <a:stretch>
                      <a:fillRect/>
                    </a:stretch>
                  </pic:blipFill>
                  <pic:spPr>
                    <a:xfrm>
                      <a:off x="0" y="0"/>
                      <a:ext cx="4242870" cy="3648075"/>
                    </a:xfrm>
                    <a:prstGeom prst="rect">
                      <a:avLst/>
                    </a:prstGeom>
                  </pic:spPr>
                </pic:pic>
              </a:graphicData>
            </a:graphic>
          </wp:inline>
        </w:drawing>
      </w:r>
      <w:commentRangeEnd w:id="82"/>
      <w:r w:rsidR="003546A0">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82"/>
      </w:r>
    </w:p>
    <w:p w14:paraId="4493E803" w14:textId="7B4ECF03" w:rsidR="00CC331D" w:rsidRDefault="002E3074" w:rsidP="00614238">
      <w:pPr>
        <w:pStyle w:val="Header"/>
        <w:jc w:val="center"/>
      </w:pPr>
      <w:bookmarkStart w:id="83" w:name="_Toc144143961"/>
      <w:bookmarkStart w:id="84" w:name="_Toc144151940"/>
      <w:bookmarkStart w:id="85" w:name="_Toc144307577"/>
      <w:bookmarkStart w:id="86" w:name="_Toc144321998"/>
      <w:r>
        <w:t xml:space="preserve">Εικόνα </w:t>
      </w:r>
      <w:r>
        <w:fldChar w:fldCharType="begin"/>
      </w:r>
      <w:r>
        <w:instrText xml:space="preserve"> SEQ Εικόνα \* ARABIC </w:instrText>
      </w:r>
      <w:r>
        <w:fldChar w:fldCharType="separate"/>
      </w:r>
      <w:r w:rsidR="00497ABD">
        <w:rPr>
          <w:noProof/>
        </w:rPr>
        <w:t>7</w:t>
      </w:r>
      <w:r>
        <w:rPr>
          <w:noProof/>
        </w:rPr>
        <w:fldChar w:fldCharType="end"/>
      </w:r>
      <w:r>
        <w:t>: Παράδειγμα 1</w:t>
      </w:r>
      <w:bookmarkEnd w:id="83"/>
      <w:bookmarkEnd w:id="84"/>
      <w:bookmarkEnd w:id="85"/>
      <w:bookmarkEnd w:id="86"/>
    </w:p>
    <w:p w14:paraId="65076455" w14:textId="77777777" w:rsidR="002E3074" w:rsidRDefault="002E3074" w:rsidP="002E3074">
      <w:pPr>
        <w:pStyle w:val="a8"/>
        <w:jc w:val="center"/>
      </w:pPr>
    </w:p>
    <w:p w14:paraId="621E4AFA" w14:textId="77777777" w:rsidR="0001724B" w:rsidRDefault="009B317C" w:rsidP="00777278">
      <w:pPr>
        <w:pStyle w:val="a3"/>
        <w:keepNext/>
        <w:jc w:val="center"/>
      </w:pPr>
      <w:r>
        <w:rPr>
          <w:noProof/>
        </w:rPr>
        <w:drawing>
          <wp:inline distT="0" distB="0" distL="0" distR="0" wp14:anchorId="012B9C11" wp14:editId="010EE583">
            <wp:extent cx="5095875" cy="3905250"/>
            <wp:effectExtent l="0" t="0" r="9525" b="0"/>
            <wp:docPr id="236104504" name="Picture 1" descr="A person in a swimming pool with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04504" name="Picture 1" descr="A person in a swimming pool with a dog&#10;&#10;Description automatically generated"/>
                    <pic:cNvPicPr/>
                  </pic:nvPicPr>
                  <pic:blipFill>
                    <a:blip r:embed="rId35"/>
                    <a:stretch>
                      <a:fillRect/>
                    </a:stretch>
                  </pic:blipFill>
                  <pic:spPr>
                    <a:xfrm>
                      <a:off x="0" y="0"/>
                      <a:ext cx="5095875" cy="3905250"/>
                    </a:xfrm>
                    <a:prstGeom prst="rect">
                      <a:avLst/>
                    </a:prstGeom>
                  </pic:spPr>
                </pic:pic>
              </a:graphicData>
            </a:graphic>
          </wp:inline>
        </w:drawing>
      </w:r>
    </w:p>
    <w:p w14:paraId="46A26C81" w14:textId="3BCC8020" w:rsidR="0001724B" w:rsidRDefault="0001724B" w:rsidP="00614238">
      <w:pPr>
        <w:pStyle w:val="Header"/>
        <w:jc w:val="center"/>
      </w:pPr>
      <w:bookmarkStart w:id="87" w:name="_Toc144151941"/>
      <w:bookmarkStart w:id="88" w:name="_Toc144307578"/>
      <w:bookmarkStart w:id="89" w:name="_Toc144321999"/>
      <w:r>
        <w:t xml:space="preserve">Εικόνα </w:t>
      </w:r>
      <w:r>
        <w:fldChar w:fldCharType="begin"/>
      </w:r>
      <w:r>
        <w:instrText xml:space="preserve"> SEQ Εικόνα \* ARABIC </w:instrText>
      </w:r>
      <w:r>
        <w:fldChar w:fldCharType="separate"/>
      </w:r>
      <w:r w:rsidR="00497ABD">
        <w:rPr>
          <w:noProof/>
        </w:rPr>
        <w:t>8</w:t>
      </w:r>
      <w:r>
        <w:rPr>
          <w:noProof/>
        </w:rPr>
        <w:fldChar w:fldCharType="end"/>
      </w:r>
      <w:r>
        <w:t>: Παράδειγμα 2</w:t>
      </w:r>
      <w:bookmarkEnd w:id="87"/>
      <w:bookmarkEnd w:id="88"/>
      <w:bookmarkEnd w:id="89"/>
    </w:p>
    <w:p w14:paraId="51EB414B" w14:textId="77777777" w:rsidR="0001724B" w:rsidRDefault="009B317C" w:rsidP="00777278">
      <w:pPr>
        <w:pStyle w:val="a3"/>
        <w:keepNext/>
        <w:jc w:val="center"/>
      </w:pPr>
      <w:r>
        <w:rPr>
          <w:noProof/>
        </w:rPr>
        <w:lastRenderedPageBreak/>
        <w:drawing>
          <wp:inline distT="0" distB="0" distL="0" distR="0" wp14:anchorId="11C68C4E" wp14:editId="0F716167">
            <wp:extent cx="6120130" cy="4401185"/>
            <wp:effectExtent l="0" t="0" r="0" b="0"/>
            <wp:docPr id="1919394293" name="Picture 1" descr="A person and person dancing in a para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94293" name="Picture 1" descr="A person and person dancing in a parade&#10;&#10;Description automatically generated"/>
                    <pic:cNvPicPr/>
                  </pic:nvPicPr>
                  <pic:blipFill>
                    <a:blip r:embed="rId36"/>
                    <a:stretch>
                      <a:fillRect/>
                    </a:stretch>
                  </pic:blipFill>
                  <pic:spPr>
                    <a:xfrm>
                      <a:off x="0" y="0"/>
                      <a:ext cx="6120130" cy="4401185"/>
                    </a:xfrm>
                    <a:prstGeom prst="rect">
                      <a:avLst/>
                    </a:prstGeom>
                  </pic:spPr>
                </pic:pic>
              </a:graphicData>
            </a:graphic>
          </wp:inline>
        </w:drawing>
      </w:r>
    </w:p>
    <w:p w14:paraId="1F261FCC" w14:textId="680D11EE" w:rsidR="002E3074" w:rsidRDefault="0001724B" w:rsidP="00614238">
      <w:pPr>
        <w:pStyle w:val="Header"/>
        <w:jc w:val="center"/>
      </w:pPr>
      <w:bookmarkStart w:id="90" w:name="_Toc144151942"/>
      <w:bookmarkStart w:id="91" w:name="_Toc144307579"/>
      <w:bookmarkStart w:id="92" w:name="_Toc144322000"/>
      <w:r>
        <w:t xml:space="preserve">Εικόνα </w:t>
      </w:r>
      <w:r>
        <w:fldChar w:fldCharType="begin"/>
      </w:r>
      <w:r>
        <w:instrText xml:space="preserve"> SEQ Εικόνα \* ARABIC </w:instrText>
      </w:r>
      <w:r>
        <w:fldChar w:fldCharType="separate"/>
      </w:r>
      <w:r w:rsidR="00497ABD">
        <w:rPr>
          <w:noProof/>
        </w:rPr>
        <w:t>9</w:t>
      </w:r>
      <w:r>
        <w:rPr>
          <w:noProof/>
        </w:rPr>
        <w:fldChar w:fldCharType="end"/>
      </w:r>
      <w:r>
        <w:t>: Παράδειγμα 3</w:t>
      </w:r>
      <w:bookmarkEnd w:id="90"/>
      <w:bookmarkEnd w:id="91"/>
      <w:bookmarkEnd w:id="92"/>
    </w:p>
    <w:p w14:paraId="40724448" w14:textId="77777777" w:rsidR="002E3074" w:rsidRDefault="002E3074" w:rsidP="0001724B">
      <w:pPr>
        <w:pStyle w:val="a8"/>
      </w:pPr>
    </w:p>
    <w:p w14:paraId="6B8E4074" w14:textId="77777777" w:rsidR="0001724B" w:rsidRDefault="009B317C" w:rsidP="00777278">
      <w:pPr>
        <w:pStyle w:val="a3"/>
        <w:keepNext/>
        <w:jc w:val="center"/>
      </w:pPr>
      <w:r>
        <w:rPr>
          <w:noProof/>
        </w:rPr>
        <w:drawing>
          <wp:inline distT="0" distB="0" distL="0" distR="0" wp14:anchorId="00355946" wp14:editId="65A7BE4A">
            <wp:extent cx="6120130" cy="2877820"/>
            <wp:effectExtent l="0" t="0" r="0" b="0"/>
            <wp:docPr id="75133111" name="Picture 1" descr="A football player wearing a red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111" name="Picture 1" descr="A football player wearing a red uniform&#10;&#10;Description automatically generated"/>
                    <pic:cNvPicPr/>
                  </pic:nvPicPr>
                  <pic:blipFill>
                    <a:blip r:embed="rId37"/>
                    <a:stretch>
                      <a:fillRect/>
                    </a:stretch>
                  </pic:blipFill>
                  <pic:spPr>
                    <a:xfrm>
                      <a:off x="0" y="0"/>
                      <a:ext cx="6120130" cy="2877820"/>
                    </a:xfrm>
                    <a:prstGeom prst="rect">
                      <a:avLst/>
                    </a:prstGeom>
                  </pic:spPr>
                </pic:pic>
              </a:graphicData>
            </a:graphic>
          </wp:inline>
        </w:drawing>
      </w:r>
    </w:p>
    <w:p w14:paraId="2EEFE632" w14:textId="488279C1" w:rsidR="002E3074" w:rsidRDefault="0001724B" w:rsidP="00614238">
      <w:pPr>
        <w:pStyle w:val="Header"/>
        <w:jc w:val="center"/>
      </w:pPr>
      <w:bookmarkStart w:id="93" w:name="_Toc144151943"/>
      <w:bookmarkStart w:id="94" w:name="_Toc144307580"/>
      <w:bookmarkStart w:id="95" w:name="_Toc144322001"/>
      <w:r>
        <w:t xml:space="preserve">Εικόνα </w:t>
      </w:r>
      <w:r>
        <w:fldChar w:fldCharType="begin"/>
      </w:r>
      <w:r>
        <w:instrText xml:space="preserve"> SEQ Εικόνα \* ARABIC </w:instrText>
      </w:r>
      <w:r>
        <w:fldChar w:fldCharType="separate"/>
      </w:r>
      <w:r w:rsidR="00497ABD">
        <w:rPr>
          <w:noProof/>
        </w:rPr>
        <w:t>10</w:t>
      </w:r>
      <w:r>
        <w:rPr>
          <w:noProof/>
        </w:rPr>
        <w:fldChar w:fldCharType="end"/>
      </w:r>
      <w:r>
        <w:t>: Παράδειγμα 4</w:t>
      </w:r>
      <w:bookmarkEnd w:id="93"/>
      <w:bookmarkEnd w:id="94"/>
      <w:bookmarkEnd w:id="95"/>
    </w:p>
    <w:p w14:paraId="00D109FC" w14:textId="77777777" w:rsidR="0001724B" w:rsidRDefault="009B317C" w:rsidP="00777278">
      <w:pPr>
        <w:pStyle w:val="a3"/>
        <w:keepNext/>
        <w:jc w:val="center"/>
      </w:pPr>
      <w:r>
        <w:rPr>
          <w:noProof/>
        </w:rPr>
        <w:lastRenderedPageBreak/>
        <w:drawing>
          <wp:inline distT="0" distB="0" distL="0" distR="0" wp14:anchorId="045F604F" wp14:editId="7A102DC4">
            <wp:extent cx="6639362" cy="2476500"/>
            <wp:effectExtent l="0" t="0" r="9525" b="0"/>
            <wp:docPr id="1083479738" name="Picture 1" descr="A group of women in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9738" name="Picture 1" descr="A group of women in a crowd&#10;&#10;Description automatically generated"/>
                    <pic:cNvPicPr/>
                  </pic:nvPicPr>
                  <pic:blipFill>
                    <a:blip r:embed="rId38"/>
                    <a:stretch>
                      <a:fillRect/>
                    </a:stretch>
                  </pic:blipFill>
                  <pic:spPr>
                    <a:xfrm>
                      <a:off x="0" y="0"/>
                      <a:ext cx="6656696" cy="2482966"/>
                    </a:xfrm>
                    <a:prstGeom prst="rect">
                      <a:avLst/>
                    </a:prstGeom>
                  </pic:spPr>
                </pic:pic>
              </a:graphicData>
            </a:graphic>
          </wp:inline>
        </w:drawing>
      </w:r>
    </w:p>
    <w:p w14:paraId="41FC22E9" w14:textId="503238A7" w:rsidR="002E3074" w:rsidRPr="00EA4A55" w:rsidRDefault="0001724B" w:rsidP="00614238">
      <w:pPr>
        <w:pStyle w:val="Header"/>
        <w:jc w:val="center"/>
        <w:rPr>
          <w:lang w:val="el-GR"/>
        </w:rPr>
      </w:pPr>
      <w:bookmarkStart w:id="96" w:name="_Toc144151944"/>
      <w:bookmarkStart w:id="97" w:name="_Toc144307581"/>
      <w:bookmarkStart w:id="98" w:name="_Toc144322002"/>
      <w:r w:rsidRPr="00EA4A55">
        <w:rPr>
          <w:lang w:val="el-GR"/>
        </w:rPr>
        <w:t xml:space="preserve">Εικόνα </w:t>
      </w:r>
      <w:r>
        <w:fldChar w:fldCharType="begin"/>
      </w:r>
      <w:r w:rsidRPr="00EA4A55">
        <w:rPr>
          <w:lang w:val="el-GR"/>
        </w:rPr>
        <w:instrText xml:space="preserve"> </w:instrText>
      </w:r>
      <w:r>
        <w:instrText>SEQ</w:instrText>
      </w:r>
      <w:r w:rsidRPr="00EA4A55">
        <w:rPr>
          <w:lang w:val="el-GR"/>
        </w:rPr>
        <w:instrText xml:space="preserve"> Εικόνα \* </w:instrText>
      </w:r>
      <w:r>
        <w:instrText>ARABIC</w:instrText>
      </w:r>
      <w:r w:rsidRPr="00EA4A55">
        <w:rPr>
          <w:lang w:val="el-GR"/>
        </w:rPr>
        <w:instrText xml:space="preserve"> </w:instrText>
      </w:r>
      <w:r>
        <w:fldChar w:fldCharType="separate"/>
      </w:r>
      <w:r w:rsidR="00497ABD" w:rsidRPr="00EA4A55">
        <w:rPr>
          <w:noProof/>
          <w:lang w:val="el-GR"/>
        </w:rPr>
        <w:t>11</w:t>
      </w:r>
      <w:r>
        <w:rPr>
          <w:noProof/>
        </w:rPr>
        <w:fldChar w:fldCharType="end"/>
      </w:r>
      <w:r w:rsidRPr="00EA4A55">
        <w:rPr>
          <w:lang w:val="el-GR"/>
        </w:rPr>
        <w:t>: Παράδειγμα 5</w:t>
      </w:r>
      <w:bookmarkEnd w:id="96"/>
      <w:bookmarkEnd w:id="97"/>
      <w:bookmarkEnd w:id="98"/>
    </w:p>
    <w:p w14:paraId="49917132" w14:textId="0F2708EC" w:rsidR="00B86E2F" w:rsidRPr="00F251C8" w:rsidRDefault="001730F0" w:rsidP="00B86E2F">
      <w:pPr>
        <w:pStyle w:val="a6"/>
      </w:pPr>
      <w:bookmarkStart w:id="99" w:name="_Toc144307582"/>
      <w:r w:rsidRPr="00AA3304">
        <w:rPr>
          <w:rFonts w:eastAsia="Arial Unicode MS" w:cs="Arial Unicode MS"/>
        </w:rPr>
        <w:t>4</w:t>
      </w:r>
      <w:r w:rsidR="00B86E2F">
        <w:rPr>
          <w:rFonts w:eastAsia="Arial Unicode MS" w:cs="Arial Unicode MS"/>
        </w:rPr>
        <w:t>.</w:t>
      </w:r>
      <w:r w:rsidR="002E4A98">
        <w:rPr>
          <w:rFonts w:eastAsia="Arial Unicode MS" w:cs="Arial Unicode MS"/>
        </w:rPr>
        <w:t>2</w:t>
      </w:r>
      <w:r w:rsidR="00B86E2F" w:rsidRPr="00B96343">
        <w:rPr>
          <w:rFonts w:eastAsia="Arial Unicode MS" w:cs="Arial Unicode MS"/>
        </w:rPr>
        <w:t xml:space="preserve"> </w:t>
      </w:r>
      <w:r w:rsidR="00B86E2F">
        <w:rPr>
          <w:rFonts w:eastAsia="Arial Unicode MS" w:cs="Arial Unicode MS"/>
        </w:rPr>
        <w:t>Συμπεράσματα</w:t>
      </w:r>
      <w:bookmarkEnd w:id="99"/>
    </w:p>
    <w:p w14:paraId="3C68107B" w14:textId="3DB1D894" w:rsidR="00FE45F4" w:rsidRPr="002E4A98" w:rsidRDefault="00B86E2F" w:rsidP="00E36624">
      <w:pPr>
        <w:pStyle w:val="a3"/>
      </w:pPr>
      <w:r>
        <w:t xml:space="preserve">Το μοντέλο που </w:t>
      </w:r>
      <w:r w:rsidR="007B423D">
        <w:t>παρουσιάστηκε</w:t>
      </w:r>
      <w:r>
        <w:t xml:space="preserve"> στην παρούσα ειδική εργασία</w:t>
      </w:r>
      <w:r w:rsidR="00E76BB0">
        <w:t xml:space="preserve"> έχει καλύτερα αποτελέσματα </w:t>
      </w:r>
      <w:r w:rsidR="003546A0">
        <w:t xml:space="preserve">όσον αφορά τις μετρικές </w:t>
      </w:r>
      <w:r w:rsidR="00F67589">
        <w:rPr>
          <w:lang w:val="en-US"/>
        </w:rPr>
        <w:t>bleu</w:t>
      </w:r>
      <w:r w:rsidR="00F67589" w:rsidRPr="00F67589">
        <w:t>-1</w:t>
      </w:r>
      <w:r w:rsidR="007B423D" w:rsidRPr="007B423D">
        <w:t xml:space="preserve">, </w:t>
      </w:r>
      <w:r w:rsidR="007B423D">
        <w:rPr>
          <w:lang w:val="en-US"/>
        </w:rPr>
        <w:t>bleu</w:t>
      </w:r>
      <w:r w:rsidR="007B423D" w:rsidRPr="007B423D">
        <w:t>-4</w:t>
      </w:r>
      <w:r w:rsidR="003546A0">
        <w:t xml:space="preserve"> </w:t>
      </w:r>
      <w:r w:rsidR="00F67589">
        <w:t xml:space="preserve">και </w:t>
      </w:r>
      <w:r w:rsidR="00F67589">
        <w:rPr>
          <w:lang w:val="en-US"/>
        </w:rPr>
        <w:t>Meteor</w:t>
      </w:r>
      <w:r w:rsidR="00F67589" w:rsidRPr="00F67589">
        <w:t xml:space="preserve"> </w:t>
      </w:r>
      <w:r w:rsidR="00E76BB0">
        <w:t xml:space="preserve">από </w:t>
      </w:r>
      <w:commentRangeStart w:id="100"/>
      <w:commentRangeStart w:id="101"/>
      <w:r w:rsidR="00E76BB0">
        <w:t>τις αναφερόμενες δημοσιεύσεις</w:t>
      </w:r>
      <w:commentRangeEnd w:id="100"/>
      <w:r w:rsidR="00964631">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100"/>
      </w:r>
      <w:commentRangeEnd w:id="101"/>
      <w:r w:rsidR="00F67589">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101"/>
      </w:r>
      <w:r w:rsidR="003546A0">
        <w:t xml:space="preserve"> </w:t>
      </w:r>
      <w:r w:rsidR="00F67589">
        <w:fldChar w:fldCharType="begin"/>
      </w:r>
      <w:r w:rsidR="00497ABD">
        <w:instrText xml:space="preserve"> ADDIN ZOTERO_ITEM CSL_CITATION {"citationID":"PpLOmH9n","properties":{"formattedCitation":"[7]\\uc0\\u8211{}[9]","plainCitation":"[7]–[9]","noteIndex":0},"citationItems":[{"id":45,"uris":["http://zotero.org/users/11986912/items/FBIPGUB3"],"itemData":{"id":45,"type":"article","abstract":"In this paper, we present a multimodal Recurrent Neural Network (m-RNN) model for generating novel sentence descriptions to explain the content of images. It directly models the probability distribution of generating a word given previous words and the image. Image descriptions are generated by sampling from this distribution. The model consists of two sub-networks: a deep recurrent neural network for sentences and a deep convolutional network for images. These two sub-networks interact with each other in a multimodal layer to form the whole m-RNN model. The effectiveness of our model is validated on three benchmark datasets (IAPR TC-12 [8], Flickr 8K [28], and Flickr 30K [13]). Our model outperforms the state-of-the-art generative method. In addition, the m-RNN model can be applied to retrieval tasks for retrieving images or sentences, and achieves signiﬁcant performance improvement over the state-of-the-art methods which directly optimize the ranking objective function for retrieval.","language":"en","note":"arXiv:1410.1090 [cs]","number":"arXiv:1410.1090","publisher":"arXiv","source":"arXiv.org","title":"Explain Images with Multimodal Recurrent Neural Networks","URL":"http://arxiv.org/abs/1410.1090","author":[{"family":"Mao","given":"Junhua"},{"family":"Xu","given":"Wei"},{"family":"Yang","given":"Yi"},{"family":"Wang","given":"Jiang"},{"family":"Yuille","given":"Alan L."}],"accessed":{"date-parts":[["2023",8,27]]},"issued":{"date-parts":[["2014",10,4]]}}},{"id":44,"uris":["http://zotero.org/users/11986912/items/AHZGZ89H"],"itemData":{"id":44,"type":"article","abstract":"Automatically describing the content of an image is a fundamental problem in artiﬁcial intelligence that connects computer vision and natural language processing. In this paper, we present a generative model based on a deep recurrent architecture that combines recent advances in computer vision and machine translation and that can be used to generate natural sentences describing an image. The model is trained to maximize the likelihood of the target description sentence given the training image. Experiments on several datasets show the accuracy of the model and the ﬂuency of the language it learns solely from image descriptions. Our model is often quite accurate, which we verify both qualitatively and quantitatively. For instance, while the current state-of-the-art BLEU-1 score (the higher the better) on the Pascal dataset is 25, our approach yields 59, to be compared to human performance around 69. We also show BLEU-1 score improvements on Flickr30k, from 56 to 66, and on SBU, from 19 to 28. Lastly, on the newly released COCO dataset, we achieve a BLEU-4 of 27.7, which is the current state-of-the-art.","language":"en","note":"arXiv:1411.4555 [cs]","number":"arXiv:1411.4555","publisher":"arXiv","source":"arXiv.org","title":"Show and Tell: A Neural Image Caption Generator","title-short":"Show and Tell","URL":"http://arxiv.org/abs/1411.4555","author":[{"family":"Vinyals","given":"Oriol"},{"family":"Toshev","given":"Alexander"},{"family":"Bengio","given":"Samy"},{"family":"Erhan","given":"Dumitru"}],"accessed":{"date-parts":[["2023",8,27]]},"issued":{"date-parts":[["2015",4,20]]}}},{"id":57,"uris":["http://zotero.org/users/11986912/items/AZ3C6KEM"],"itemData":{"id":57,"type":"article-journal","abstract":"Image captioning is a comprehensive task in computer vision (CV) and natural language processing (NLP). It can complete conversion from image to text, that is, the algorithm automatically generates corresponding descriptive text according to the input image. In this paper, we present an end-to-end model that takes deep convolutional neural network (CNN) as the encoder and recurrent neural network (RNN) as the decoder. In order to get better image captioning extraction, we propose a highly modularized multi-branch CNN, which could increase accuracy while maintaining the number of hyper-parameters unchanged. This strategy provides a simply designed network consists of parallel sub-modules of the same structure. While traditional CNN goes deeper and wider to increase accuracy, our proposed method is more effective with a simple design, which is easier to optimize for practical application. Experiments are conducted on Flickr8k, Flickr30k and MSCOCO entities. Results demonstrate that our method achieves state of the art performances in terms of caption quality.","container-title":"Electronics","DOI":"10.3390/electronics8121417","journalAbbreviation":"Electronics","page":"1417","source":"ResearchGate","title":"A Modularized Architecture of Multi-Branch Convolutional Neural Network for Image Captioning","volume":"8","author":[{"family":"He","given":"Shan"},{"family":"Lu","given":"Yuanyao"}],"issued":{"date-parts":[["2019",11,28]]}}}],"schema":"https://github.com/citation-style-language/schema/raw/master/csl-citation.json"} </w:instrText>
      </w:r>
      <w:r w:rsidR="00F67589">
        <w:fldChar w:fldCharType="separate"/>
      </w:r>
      <w:r w:rsidR="00497ABD" w:rsidRPr="00497ABD">
        <w:rPr>
          <w:rFonts w:cs="Times New Roman"/>
        </w:rPr>
        <w:t>[7]–[9]</w:t>
      </w:r>
      <w:r w:rsidR="00F67589">
        <w:fldChar w:fldCharType="end"/>
      </w:r>
      <w:r w:rsidR="00E76BB0">
        <w:t>,</w:t>
      </w:r>
      <w:r w:rsidR="007B423D" w:rsidRPr="007B423D">
        <w:t xml:space="preserve"> </w:t>
      </w:r>
      <w:r w:rsidR="002E4A98">
        <w:t>αυτό όμως</w:t>
      </w:r>
      <w:r w:rsidR="00E76BB0">
        <w:t xml:space="preserve"> δε σημαίνει ότι είναι καλύτερο.</w:t>
      </w:r>
      <w:r w:rsidR="007B423D" w:rsidRPr="007B423D">
        <w:t xml:space="preserve"> </w:t>
      </w:r>
      <w:r w:rsidR="008064A2">
        <w:t>Ό</w:t>
      </w:r>
      <w:r w:rsidR="002E4A98">
        <w:t>πως προαναφέρθηκε ο τρόπος προ</w:t>
      </w:r>
      <w:r w:rsidR="007B423D" w:rsidRPr="007B423D">
        <w:t>-</w:t>
      </w:r>
      <w:r w:rsidR="002E4A98">
        <w:t xml:space="preserve">επεξεργασίας είναι διαφορετικός και όχι μόνο </w:t>
      </w:r>
      <w:r w:rsidR="00E76BB0">
        <w:t xml:space="preserve">αυτό </w:t>
      </w:r>
      <w:r w:rsidR="002E4A98">
        <w:t xml:space="preserve">αλλά </w:t>
      </w:r>
      <w:r w:rsidR="00E76BB0">
        <w:t>φάνηκε στη</w:t>
      </w:r>
      <w:r w:rsidR="002E4A98">
        <w:t xml:space="preserve"> δημοσίευση</w:t>
      </w:r>
      <w:r w:rsidR="00E76BB0">
        <w:t xml:space="preserve"> </w:t>
      </w:r>
      <w:r w:rsidR="008064A2">
        <w:fldChar w:fldCharType="begin"/>
      </w:r>
      <w:r w:rsidR="00497ABD">
        <w:instrText xml:space="preserve"> ADDIN ZOTERO_ITEM CSL_CITATION {"citationID":"fFZY3GO0","properties":{"formattedCitation":"[8]","plainCitation":"[8]","noteIndex":0},"citationItems":[{"id":44,"uris":["http://zotero.org/users/11986912/items/AHZGZ89H"],"itemData":{"id":44,"type":"article","abstract":"Automatically describing the content of an image is a fundamental problem in artiﬁcial intelligence that connects computer vision and natural language processing. In this paper, we present a generative model based on a deep recurrent architecture that combines recent advances in computer vision and machine translation and that can be used to generate natural sentences describing an image. The model is trained to maximize the likelihood of the target description sentence given the training image. Experiments on several datasets show the accuracy of the model and the ﬂuency of the language it learns solely from image descriptions. Our model is often quite accurate, which we verify both qualitatively and quantitatively. For instance, while the current state-of-the-art BLEU-1 score (the higher the better) on the Pascal dataset is 25, our approach yields 59, to be compared to human performance around 69. We also show BLEU-1 score improvements on Flickr30k, from 56 to 66, and on SBU, from 19 to 28. Lastly, on the newly released COCO dataset, we achieve a BLEU-4 of 27.7, which is the current state-of-the-art.","language":"en","note":"arXiv:1411.4555 [cs]","number":"arXiv:1411.4555","publisher":"arXiv","source":"arXiv.org","title":"Show and Tell: A Neural Image Caption Generator","title-short":"Show and Tell","URL":"http://arxiv.org/abs/1411.4555","author":[{"family":"Vinyals","given":"Oriol"},{"family":"Toshev","given":"Alexander"},{"family":"Bengio","given":"Samy"},{"family":"Erhan","given":"Dumitru"}],"accessed":{"date-parts":[["2023",8,27]]},"issued":{"date-parts":[["2015",4,20]]}}}],"schema":"https://github.com/citation-style-language/schema/raw/master/csl-citation.json"} </w:instrText>
      </w:r>
      <w:r w:rsidR="008064A2">
        <w:fldChar w:fldCharType="separate"/>
      </w:r>
      <w:r w:rsidR="00497ABD" w:rsidRPr="00497ABD">
        <w:t>[8]</w:t>
      </w:r>
      <w:r w:rsidR="008064A2">
        <w:fldChar w:fldCharType="end"/>
      </w:r>
      <w:r w:rsidR="008064A2">
        <w:t xml:space="preserve"> </w:t>
      </w:r>
      <w:r w:rsidR="00E76BB0">
        <w:t xml:space="preserve">όπου έβαλαν ανθρώπους να θέσουν τίτλους σε εικόνες και το τελικό </w:t>
      </w:r>
      <w:r w:rsidR="00E76BB0">
        <w:rPr>
          <w:lang w:val="en-US"/>
        </w:rPr>
        <w:t>bleu</w:t>
      </w:r>
      <w:r w:rsidR="00E76BB0" w:rsidRPr="00E76BB0">
        <w:t xml:space="preserve">-1 </w:t>
      </w:r>
      <w:r w:rsidR="00E76BB0">
        <w:rPr>
          <w:lang w:val="en-US"/>
        </w:rPr>
        <w:t>score</w:t>
      </w:r>
      <w:r w:rsidR="00E76BB0">
        <w:t xml:space="preserve"> ήταν 70</w:t>
      </w:r>
      <w:r w:rsidR="008064A2">
        <w:t xml:space="preserve"> το οποίο μας δείχνει ότι το μεγαλύτερο </w:t>
      </w:r>
      <w:r w:rsidR="008064A2">
        <w:rPr>
          <w:lang w:val="en-US"/>
        </w:rPr>
        <w:t>score</w:t>
      </w:r>
      <w:r w:rsidR="007B423D" w:rsidRPr="007B423D">
        <w:t xml:space="preserve"> </w:t>
      </w:r>
      <w:r w:rsidR="007B423D">
        <w:t xml:space="preserve">του μοντέλου </w:t>
      </w:r>
      <w:r w:rsidR="000A4C4A">
        <w:t xml:space="preserve">μας </w:t>
      </w:r>
      <w:r w:rsidR="007B423D">
        <w:t>(79.4)</w:t>
      </w:r>
      <w:r w:rsidR="008064A2" w:rsidRPr="008064A2">
        <w:t xml:space="preserve"> </w:t>
      </w:r>
      <w:r w:rsidR="008064A2">
        <w:t>δεν είναι απαραίτητα καλύτερο</w:t>
      </w:r>
      <w:r w:rsidR="00E76BB0" w:rsidRPr="00E76BB0">
        <w:t>.</w:t>
      </w:r>
      <w:r w:rsidR="007B423D" w:rsidRPr="007B423D">
        <w:t xml:space="preserve"> </w:t>
      </w:r>
      <w:r w:rsidR="007B423D">
        <w:t>Επιπλέον</w:t>
      </w:r>
      <w:r w:rsidR="002E4A98">
        <w:t xml:space="preserve"> το μοντέλο παρατηρήθηκε </w:t>
      </w:r>
      <w:r w:rsidR="007B423D">
        <w:t xml:space="preserve">ότι </w:t>
      </w:r>
      <w:r w:rsidR="002E4A98">
        <w:t>πολλές φορές βάζει μεγ</w:t>
      </w:r>
      <w:r w:rsidR="008064A2">
        <w:t xml:space="preserve">άλους </w:t>
      </w:r>
      <w:r w:rsidR="002E4A98">
        <w:t>τίτλους χωρίς να έχουν κάποιο νόημα.</w:t>
      </w:r>
      <w:r w:rsidR="007B423D">
        <w:t xml:space="preserve"> </w:t>
      </w:r>
      <w:r w:rsidR="002E4A98">
        <w:t>Γενικ</w:t>
      </w:r>
      <w:r w:rsidR="009241DB">
        <w:t>ά</w:t>
      </w:r>
      <w:r w:rsidR="002E4A98">
        <w:t xml:space="preserve"> θεωρούμε πως η παρούσα εργασία είναι μία καλή βάση ώστε να αναπτυχθεί μελλοντικά με περισσότερες βελτιώσεις αλλά και </w:t>
      </w:r>
      <w:r w:rsidR="008064A2">
        <w:t xml:space="preserve">καλύτερη </w:t>
      </w:r>
      <w:r w:rsidR="007B423D">
        <w:t>σύγκριση</w:t>
      </w:r>
      <w:r w:rsidR="002E4A98">
        <w:t xml:space="preserve"> με</w:t>
      </w:r>
      <w:r w:rsidR="002E4A98" w:rsidRPr="002E4A98">
        <w:t xml:space="preserve"> </w:t>
      </w:r>
      <w:r w:rsidR="007B423D">
        <w:rPr>
          <w:lang w:val="en-US"/>
        </w:rPr>
        <w:t>Sota</w:t>
      </w:r>
      <w:r w:rsidR="000A4C4A">
        <w:t xml:space="preserve"> </w:t>
      </w:r>
      <w:r w:rsidR="002E4A98" w:rsidRPr="002E4A98">
        <w:t>(</w:t>
      </w:r>
      <w:r w:rsidR="007B423D">
        <w:rPr>
          <w:lang w:val="en-US"/>
        </w:rPr>
        <w:t>S</w:t>
      </w:r>
      <w:r w:rsidR="002E4A98">
        <w:rPr>
          <w:lang w:val="en-US"/>
        </w:rPr>
        <w:t>tate</w:t>
      </w:r>
      <w:r w:rsidR="002E4A98" w:rsidRPr="002E4A98">
        <w:t xml:space="preserve"> </w:t>
      </w:r>
      <w:r w:rsidR="002E4A98">
        <w:rPr>
          <w:lang w:val="en-US"/>
        </w:rPr>
        <w:t>of</w:t>
      </w:r>
      <w:r w:rsidR="002E4A98" w:rsidRPr="002E4A98">
        <w:t xml:space="preserve"> </w:t>
      </w:r>
      <w:r w:rsidR="002E4A98">
        <w:rPr>
          <w:lang w:val="en-US"/>
        </w:rPr>
        <w:t>the</w:t>
      </w:r>
      <w:r w:rsidR="002E4A98" w:rsidRPr="002E4A98">
        <w:t xml:space="preserve"> </w:t>
      </w:r>
      <w:r w:rsidR="002E4A98">
        <w:rPr>
          <w:lang w:val="en-US"/>
        </w:rPr>
        <w:t>art</w:t>
      </w:r>
      <w:r w:rsidR="002E4A98" w:rsidRPr="002E4A98">
        <w:t xml:space="preserve">) </w:t>
      </w:r>
      <w:r w:rsidR="002E4A98">
        <w:t>μοντέλα παραγωγής γλώσσας.</w:t>
      </w:r>
    </w:p>
    <w:p w14:paraId="09EB8654" w14:textId="77777777" w:rsidR="009B35C5" w:rsidRDefault="001730F0" w:rsidP="009B35C5">
      <w:pPr>
        <w:pStyle w:val="a6"/>
        <w:rPr>
          <w:rFonts w:eastAsia="Arial Unicode MS" w:cs="Arial Unicode MS"/>
        </w:rPr>
      </w:pPr>
      <w:bookmarkStart w:id="102" w:name="_Toc144307583"/>
      <w:r w:rsidRPr="00AA3304">
        <w:rPr>
          <w:rFonts w:eastAsia="Arial Unicode MS" w:cs="Arial Unicode MS"/>
        </w:rPr>
        <w:t>4</w:t>
      </w:r>
      <w:r w:rsidR="002E4A98">
        <w:rPr>
          <w:rFonts w:eastAsia="Arial Unicode MS" w:cs="Arial Unicode MS"/>
        </w:rPr>
        <w:t>.3</w:t>
      </w:r>
      <w:r w:rsidR="002E4A98" w:rsidRPr="00B96343">
        <w:rPr>
          <w:rFonts w:eastAsia="Arial Unicode MS" w:cs="Arial Unicode MS"/>
        </w:rPr>
        <w:t xml:space="preserve"> </w:t>
      </w:r>
      <w:r w:rsidR="002E4A98">
        <w:rPr>
          <w:rFonts w:eastAsia="Arial Unicode MS" w:cs="Arial Unicode MS"/>
        </w:rPr>
        <w:t>Μελλοντικές βελτιώσεις</w:t>
      </w:r>
      <w:bookmarkStart w:id="103" w:name="_Toc144148420"/>
      <w:bookmarkEnd w:id="102"/>
    </w:p>
    <w:p w14:paraId="40ECAC91" w14:textId="259631EA" w:rsidR="00E36624" w:rsidRDefault="002E4A98" w:rsidP="00602D62">
      <w:pPr>
        <w:pStyle w:val="a3"/>
      </w:pPr>
      <w:r w:rsidRPr="00602D62">
        <w:t>Η παρούσα εργασία μπορεί να δεχτεί αρκετές βελτιώσεις</w:t>
      </w:r>
      <w:r w:rsidR="009241DB">
        <w:t>.</w:t>
      </w:r>
      <w:r w:rsidR="000474AF">
        <w:t xml:space="preserve"> </w:t>
      </w:r>
      <w:r w:rsidR="009241DB">
        <w:t>Μ</w:t>
      </w:r>
      <w:r w:rsidRPr="00602D62">
        <w:t xml:space="preserve">ια </w:t>
      </w:r>
      <w:r w:rsidR="00036494" w:rsidRPr="00602D62">
        <w:t>ιδέα</w:t>
      </w:r>
      <w:r w:rsidRPr="00602D62">
        <w:t xml:space="preserve"> είναι να </w:t>
      </w:r>
      <w:r w:rsidR="00036494" w:rsidRPr="00602D62">
        <w:t>αλλάξει η δομή δεδομένων,</w:t>
      </w:r>
      <w:r w:rsidR="00F21A6A" w:rsidRPr="00F21A6A">
        <w:t xml:space="preserve"> </w:t>
      </w:r>
      <w:r w:rsidR="00036494" w:rsidRPr="00602D62">
        <w:t xml:space="preserve">από </w:t>
      </w:r>
      <w:r w:rsidR="00036494" w:rsidRPr="00F21A6A">
        <w:rPr>
          <w:b/>
          <w:bCs/>
        </w:rPr>
        <w:t>λεξικά</w:t>
      </w:r>
      <w:r w:rsidR="00036494" w:rsidRPr="00602D62">
        <w:t xml:space="preserve"> να γίνουν </w:t>
      </w:r>
      <w:r w:rsidR="00036494" w:rsidRPr="00F21A6A">
        <w:rPr>
          <w:b/>
          <w:bCs/>
        </w:rPr>
        <w:t>tensors</w:t>
      </w:r>
      <w:r w:rsidR="00036494" w:rsidRPr="00602D62">
        <w:t xml:space="preserve"> ώστε να τρέχει το μεγαλύτερο κομμάτι του προγράμματος στην κάρτα γραφικών.</w:t>
      </w:r>
      <w:r w:rsidR="00F21A6A" w:rsidRPr="00F21A6A">
        <w:t xml:space="preserve"> </w:t>
      </w:r>
      <w:r w:rsidR="00036494" w:rsidRPr="00602D62">
        <w:t xml:space="preserve">Να δοκιμαστούν μεγαλύτερα datasets όπως </w:t>
      </w:r>
      <w:r w:rsidR="00F21A6A" w:rsidRPr="00F21A6A">
        <w:rPr>
          <w:b/>
          <w:bCs/>
          <w:lang w:val="en-US"/>
        </w:rPr>
        <w:t>F</w:t>
      </w:r>
      <w:r w:rsidR="00036494" w:rsidRPr="00F21A6A">
        <w:rPr>
          <w:b/>
          <w:bCs/>
        </w:rPr>
        <w:t>lickr30k</w:t>
      </w:r>
      <w:r w:rsidR="00036494" w:rsidRPr="00602D62">
        <w:t xml:space="preserve"> το οποίο περιέχει συνολικά 30,000 εικόνες ή το </w:t>
      </w:r>
      <w:r w:rsidR="00036494" w:rsidRPr="00F21A6A">
        <w:rPr>
          <w:b/>
          <w:bCs/>
        </w:rPr>
        <w:t>MSCOCO</w:t>
      </w:r>
      <w:r w:rsidR="00036494" w:rsidRPr="00602D62">
        <w:t xml:space="preserve"> με 328,000 εικόνες.</w:t>
      </w:r>
      <w:r w:rsidR="00F21A6A" w:rsidRPr="00F21A6A">
        <w:t xml:space="preserve"> </w:t>
      </w:r>
      <w:r w:rsidR="00CC331D" w:rsidRPr="00602D62">
        <w:t>Τέλος μία</w:t>
      </w:r>
      <w:r w:rsidR="00036494" w:rsidRPr="00602D62">
        <w:t xml:space="preserve"> σημαντική βελτ</w:t>
      </w:r>
      <w:r w:rsidR="00DE5782">
        <w:t>ίω</w:t>
      </w:r>
      <w:r w:rsidR="00036494" w:rsidRPr="00602D62">
        <w:t xml:space="preserve">ση είναι να χρησιμοποιηθούν </w:t>
      </w:r>
      <w:r w:rsidR="000474AF" w:rsidRPr="00602D62">
        <w:t>κι άλλες</w:t>
      </w:r>
      <w:r w:rsidR="00036494" w:rsidRPr="00602D62">
        <w:t xml:space="preserve"> μετρ</w:t>
      </w:r>
      <w:r w:rsidR="00774F3F">
        <w:t>ι</w:t>
      </w:r>
      <w:r w:rsidR="00036494" w:rsidRPr="00602D62">
        <w:t xml:space="preserve">κές όπως το </w:t>
      </w:r>
      <w:proofErr w:type="spellStart"/>
      <w:r w:rsidR="00036494" w:rsidRPr="00F21A6A">
        <w:rPr>
          <w:b/>
          <w:bCs/>
        </w:rPr>
        <w:t>Sacrebleu</w:t>
      </w:r>
      <w:proofErr w:type="spellEnd"/>
      <w:r w:rsidR="000474AF">
        <w:rPr>
          <w:b/>
          <w:bCs/>
        </w:rPr>
        <w:t xml:space="preserve"> </w:t>
      </w:r>
      <w:r w:rsidR="0004116A">
        <w:fldChar w:fldCharType="begin"/>
      </w:r>
      <w:r w:rsidR="00497ABD">
        <w:instrText xml:space="preserve"> ADDIN ZOTERO_ITEM CSL_CITATION {"citationID":"yA3D5Tjb","properties":{"formattedCitation":"[10]","plainCitation":"[10]","noteIndex":0},"citationItems":[{"id":51,"uris":["http://zotero.org/users/11986912/items/ZEXK9N8H"],"itemData":{"id":51,"type":"paper-conference","abstract":"The ﬁeld of machine translation faces an under-recognized problem because of inconsistency in the reporting of scores from its dominant metric. Although people refer to “the” BLEU score, BLEU is in fact a parameterized metric whose values can vary wildly with changes to these parameters. These parameters are often not reported or are hard to ﬁnd, and consequently, BLEU scores between papers cannot be directly compared. I quantify this variation, ﬁnding differences as high as 1.8 between commonly used conﬁgurations. The main culprit is different tokenization and normalization schemes applied to the reference. Pointing to the success of the parsing community, I suggest machine translation researchers settle upon the BLEU scheme used by the annual Conference on Machine Translation (WMT), which does not allow for usersupplied reference processing, and provide a new tool, SACREBLEU,1 to facilitate this.","container-title":"Proceedings of the Third Conference on Machine Translation: Research Papers","DOI":"10.18653/v1/W18-6319","event-place":"Belgium, Brussels","event-title":"Proceedings of the Third Conference on Machine Translation: Research Papers","language":"en","page":"186-191","publisher":"Association for Computational Linguistics","publisher-place":"Belgium, Brussels","source":"DOI.org (Crossref)","title":"A Call for Clarity in Reporting BLEU Scores","URL":"http://aclweb.org/anthology/W18-6319","author":[{"family":"Post","given":"Matt"}],"accessed":{"date-parts":[["2023",8,28]]},"issued":{"date-parts":[["2018"]]}}}],"schema":"https://github.com/citation-style-language/schema/raw/master/csl-citation.json"} </w:instrText>
      </w:r>
      <w:r w:rsidR="0004116A">
        <w:fldChar w:fldCharType="separate"/>
      </w:r>
      <w:r w:rsidR="00497ABD" w:rsidRPr="00497ABD">
        <w:t>[10]</w:t>
      </w:r>
      <w:r w:rsidR="0004116A">
        <w:fldChar w:fldCharType="end"/>
      </w:r>
      <w:r w:rsidR="00CC331D" w:rsidRPr="00602D62">
        <w:t xml:space="preserve"> που αντιμετ</w:t>
      </w:r>
      <w:r w:rsidR="00774F3F">
        <w:t>ω</w:t>
      </w:r>
      <w:r w:rsidR="00CC331D" w:rsidRPr="00602D62">
        <w:t>πίζει προβλήματα</w:t>
      </w:r>
      <w:r w:rsidR="00F21A6A">
        <w:t xml:space="preserve"> παραδείγματος χάρη</w:t>
      </w:r>
      <w:r w:rsidR="00CC331D" w:rsidRPr="00602D62">
        <w:t xml:space="preserve"> την προ</w:t>
      </w:r>
      <w:r w:rsidR="001E2D09">
        <w:t>-</w:t>
      </w:r>
      <w:r w:rsidR="00CC331D" w:rsidRPr="00602D62">
        <w:t>επεξεργασία</w:t>
      </w:r>
      <w:r w:rsidR="001E2D09">
        <w:t xml:space="preserve"> </w:t>
      </w:r>
      <w:commentRangeStart w:id="104"/>
      <w:r w:rsidR="001E2D09">
        <w:t>δεδομένων</w:t>
      </w:r>
      <w:commentRangeEnd w:id="104"/>
      <w:r w:rsidR="003546A0">
        <w:rPr>
          <w:rStyle w:val="CommentReference"/>
          <w:rFonts w:ascii="Times New Roman" w:hAnsi="Times New Roman" w:cs="Times New Roman"/>
          <w:color w:val="auto"/>
          <w:shd w:val="clear" w:color="auto" w:fill="auto"/>
          <w:lang w:val="en-US" w:eastAsia="en-US"/>
          <w14:textOutline w14:w="0" w14:cap="rnd" w14:cmpd="sng" w14:algn="ctr">
            <w14:noFill/>
            <w14:prstDash w14:val="solid"/>
            <w14:bevel/>
          </w14:textOutline>
        </w:rPr>
        <w:commentReference w:id="104"/>
      </w:r>
      <w:r w:rsidR="00CC331D" w:rsidRPr="00602D62">
        <w:t>.</w:t>
      </w:r>
      <w:bookmarkEnd w:id="103"/>
    </w:p>
    <w:p w14:paraId="738F75DE" w14:textId="77777777" w:rsidR="009A1350" w:rsidRDefault="009A1350" w:rsidP="00602D62">
      <w:pPr>
        <w:pStyle w:val="a3"/>
      </w:pPr>
    </w:p>
    <w:p w14:paraId="4CDC4DDB" w14:textId="77777777" w:rsidR="009A1350" w:rsidRDefault="009A1350" w:rsidP="00602D62">
      <w:pPr>
        <w:pStyle w:val="a3"/>
        <w:sectPr w:rsidR="009A1350" w:rsidSect="004D6E94">
          <w:pgSz w:w="11906" w:h="16838"/>
          <w:pgMar w:top="1134" w:right="1134" w:bottom="1134" w:left="1134" w:header="709" w:footer="851" w:gutter="0"/>
          <w:cols w:space="720"/>
          <w:titlePg/>
        </w:sectPr>
      </w:pPr>
    </w:p>
    <w:p w14:paraId="72E6AEF0" w14:textId="77777777" w:rsidR="009A1350" w:rsidRPr="002D06E7" w:rsidRDefault="009A1350" w:rsidP="009A1350">
      <w:pPr>
        <w:pStyle w:val="a4"/>
        <w:rPr>
          <w:sz w:val="24"/>
          <w:szCs w:val="24"/>
          <w:lang w:val="en-US"/>
        </w:rPr>
      </w:pPr>
      <w:bookmarkStart w:id="105" w:name="_Toc94378821"/>
      <w:bookmarkStart w:id="106" w:name="_Toc144307584"/>
      <w:r>
        <w:lastRenderedPageBreak/>
        <w:t>Βιβλιογραφία</w:t>
      </w:r>
      <w:bookmarkEnd w:id="105"/>
      <w:bookmarkEnd w:id="106"/>
    </w:p>
    <w:p w14:paraId="64D323C5" w14:textId="598A30C2" w:rsidR="00497ABD" w:rsidRPr="00497ABD" w:rsidRDefault="0004116A" w:rsidP="00497ABD">
      <w:pPr>
        <w:pStyle w:val="Bibliography"/>
        <w:rPr>
          <w:rFonts w:ascii="Play" w:hAnsi="Play"/>
        </w:rPr>
      </w:pPr>
      <w:r>
        <w:rPr>
          <w:rFonts w:asciiTheme="majorHAnsi" w:hAnsiTheme="majorHAnsi"/>
        </w:rPr>
        <w:fldChar w:fldCharType="begin"/>
      </w:r>
      <w:r>
        <w:rPr>
          <w:rFonts w:asciiTheme="majorHAnsi" w:hAnsiTheme="majorHAnsi"/>
        </w:rPr>
        <w:instrText xml:space="preserve"> ADDIN ZOTERO_BIBL {"uncited":[],"omitted":[],"custom":[]} CSL_BIBLIOGRAPHY </w:instrText>
      </w:r>
      <w:r>
        <w:rPr>
          <w:rFonts w:asciiTheme="majorHAnsi" w:hAnsiTheme="majorHAnsi"/>
        </w:rPr>
        <w:fldChar w:fldCharType="separate"/>
      </w:r>
      <w:r w:rsidR="00497ABD" w:rsidRPr="00497ABD">
        <w:rPr>
          <w:rFonts w:ascii="Play" w:hAnsi="Play"/>
        </w:rPr>
        <w:t>[1]</w:t>
      </w:r>
      <w:r w:rsidR="00497ABD" w:rsidRPr="00497ABD">
        <w:rPr>
          <w:rFonts w:ascii="Play" w:hAnsi="Play"/>
        </w:rPr>
        <w:tab/>
        <w:t xml:space="preserve">W. Williams, “The Psyonic Ability Hand,” </w:t>
      </w:r>
      <w:r w:rsidR="00497ABD" w:rsidRPr="00497ABD">
        <w:rPr>
          <w:rFonts w:ascii="Play" w:hAnsi="Play"/>
          <w:i/>
          <w:iCs/>
        </w:rPr>
        <w:t>Bionics For Everyone</w:t>
      </w:r>
      <w:r w:rsidR="00497ABD" w:rsidRPr="00497ABD">
        <w:rPr>
          <w:rFonts w:ascii="Play" w:hAnsi="Play"/>
        </w:rPr>
        <w:t>, Nov. 20, 2020. https://bionicsforeveryone.com/the-psyonic-ability-hand/ (accessed Aug. 30, 2023).</w:t>
      </w:r>
    </w:p>
    <w:p w14:paraId="1310283E" w14:textId="77777777" w:rsidR="00497ABD" w:rsidRPr="00497ABD" w:rsidRDefault="00497ABD" w:rsidP="00497ABD">
      <w:pPr>
        <w:pStyle w:val="Bibliography"/>
        <w:rPr>
          <w:rFonts w:ascii="Play" w:hAnsi="Play"/>
        </w:rPr>
      </w:pPr>
      <w:r w:rsidRPr="00497ABD">
        <w:rPr>
          <w:rFonts w:ascii="Play" w:hAnsi="Play"/>
        </w:rPr>
        <w:t>[2]</w:t>
      </w:r>
      <w:r w:rsidRPr="00497ABD">
        <w:rPr>
          <w:rFonts w:ascii="Play" w:hAnsi="Play"/>
        </w:rPr>
        <w:tab/>
        <w:t>“Papineni et al. - 2001 - BLEU a method for automatic evaluation of machine.pdf.” Accessed: Aug. 23, 2023. [Online]. Available: https://aclanthology.org/P02-1040.pdf</w:t>
      </w:r>
    </w:p>
    <w:p w14:paraId="6DE486AC" w14:textId="77777777" w:rsidR="00497ABD" w:rsidRPr="00497ABD" w:rsidRDefault="00497ABD" w:rsidP="00497ABD">
      <w:pPr>
        <w:pStyle w:val="Bibliography"/>
        <w:rPr>
          <w:rFonts w:ascii="Play" w:hAnsi="Play"/>
        </w:rPr>
      </w:pPr>
      <w:r w:rsidRPr="00497ABD">
        <w:rPr>
          <w:rFonts w:ascii="Play" w:hAnsi="Play"/>
        </w:rPr>
        <w:t>[3]</w:t>
      </w:r>
      <w:r w:rsidRPr="00497ABD">
        <w:rPr>
          <w:rFonts w:ascii="Play" w:hAnsi="Play"/>
        </w:rPr>
        <w:tab/>
        <w:t>“Chen and Cherry - 2014 - A Systematic Comparison of Smoothing Techniques fo.pdf.” Accessed: Aug. 23, 2023. [Online]. Available: https://aclanthology.org/W14-3346.pdf</w:t>
      </w:r>
    </w:p>
    <w:p w14:paraId="730F5E81" w14:textId="77777777" w:rsidR="00497ABD" w:rsidRPr="00497ABD" w:rsidRDefault="00497ABD" w:rsidP="00497ABD">
      <w:pPr>
        <w:pStyle w:val="Bibliography"/>
        <w:rPr>
          <w:rFonts w:ascii="Play" w:hAnsi="Play"/>
        </w:rPr>
      </w:pPr>
      <w:r w:rsidRPr="00497ABD">
        <w:rPr>
          <w:rFonts w:ascii="Play" w:hAnsi="Play"/>
        </w:rPr>
        <w:t>[4]</w:t>
      </w:r>
      <w:r w:rsidRPr="00497ABD">
        <w:rPr>
          <w:rFonts w:ascii="Play" w:hAnsi="Play"/>
        </w:rPr>
        <w:tab/>
        <w:t>“Proceedings of the....pdf.” Accessed: Aug. 23, 2023. [Online]. Available: https://aclanthology.org/W05-0909.pdf</w:t>
      </w:r>
    </w:p>
    <w:p w14:paraId="2FA97BF7" w14:textId="77777777" w:rsidR="00497ABD" w:rsidRPr="00497ABD" w:rsidRDefault="00497ABD" w:rsidP="00497ABD">
      <w:pPr>
        <w:pStyle w:val="Bibliography"/>
        <w:rPr>
          <w:rFonts w:ascii="Play" w:hAnsi="Play"/>
        </w:rPr>
      </w:pPr>
      <w:r w:rsidRPr="00497ABD">
        <w:rPr>
          <w:rFonts w:ascii="Play" w:hAnsi="Play"/>
        </w:rPr>
        <w:t>[5]</w:t>
      </w:r>
      <w:r w:rsidRPr="00497ABD">
        <w:rPr>
          <w:rFonts w:ascii="Play" w:hAnsi="Play"/>
        </w:rPr>
        <w:tab/>
        <w:t>M. Hodosh, P. Young, and J. Hockenmaier, “Framing Image Description as a Ranking Task Data, Models and Evaluation Metrics Extended Abstract”.</w:t>
      </w:r>
    </w:p>
    <w:p w14:paraId="14058B60" w14:textId="77777777" w:rsidR="00497ABD" w:rsidRPr="00497ABD" w:rsidRDefault="00497ABD" w:rsidP="00497ABD">
      <w:pPr>
        <w:pStyle w:val="Bibliography"/>
        <w:rPr>
          <w:rFonts w:ascii="Play" w:hAnsi="Play"/>
        </w:rPr>
      </w:pPr>
      <w:r w:rsidRPr="00497ABD">
        <w:rPr>
          <w:rFonts w:ascii="Play" w:hAnsi="Play"/>
        </w:rPr>
        <w:t>[6]</w:t>
      </w:r>
      <w:r w:rsidRPr="00497ABD">
        <w:rPr>
          <w:rFonts w:ascii="Play" w:hAnsi="Play"/>
        </w:rPr>
        <w:tab/>
        <w:t xml:space="preserve">“ImageNet,” </w:t>
      </w:r>
      <w:r w:rsidRPr="00497ABD">
        <w:rPr>
          <w:rFonts w:ascii="Play" w:hAnsi="Play"/>
          <w:i/>
          <w:iCs/>
        </w:rPr>
        <w:t>Wikipedia</w:t>
      </w:r>
      <w:r w:rsidRPr="00497ABD">
        <w:rPr>
          <w:rFonts w:ascii="Play" w:hAnsi="Play"/>
        </w:rPr>
        <w:t>. Jul. 22, 2023. Accessed: Aug. 25, 2023. [Online]. Available: https://en.wikipedia.org/w/index.php?title=ImageNet&amp;oldid=1166513261</w:t>
      </w:r>
    </w:p>
    <w:p w14:paraId="33C090C8" w14:textId="77777777" w:rsidR="00497ABD" w:rsidRPr="00497ABD" w:rsidRDefault="00497ABD" w:rsidP="00497ABD">
      <w:pPr>
        <w:pStyle w:val="Bibliography"/>
        <w:rPr>
          <w:rFonts w:ascii="Play" w:hAnsi="Play"/>
        </w:rPr>
      </w:pPr>
      <w:r w:rsidRPr="00497ABD">
        <w:rPr>
          <w:rFonts w:ascii="Play" w:hAnsi="Play"/>
        </w:rPr>
        <w:t>[7]</w:t>
      </w:r>
      <w:r w:rsidRPr="00497ABD">
        <w:rPr>
          <w:rFonts w:ascii="Play" w:hAnsi="Play"/>
        </w:rPr>
        <w:tab/>
        <w:t>J. Mao, W. Xu, Y. Yang, J. Wang, and A. L. Yuille, “Explain Images with Multimodal Recurrent Neural Networks.” arXiv, Oct. 04, 2014. Accessed: Aug. 27, 2023. [Online]. Available: http://arxiv.org/abs/1410.1090</w:t>
      </w:r>
    </w:p>
    <w:p w14:paraId="7D7F1741" w14:textId="77777777" w:rsidR="00497ABD" w:rsidRPr="00497ABD" w:rsidRDefault="00497ABD" w:rsidP="00497ABD">
      <w:pPr>
        <w:pStyle w:val="Bibliography"/>
        <w:rPr>
          <w:rFonts w:ascii="Play" w:hAnsi="Play"/>
        </w:rPr>
      </w:pPr>
      <w:r w:rsidRPr="00497ABD">
        <w:rPr>
          <w:rFonts w:ascii="Play" w:hAnsi="Play"/>
        </w:rPr>
        <w:t>[8]</w:t>
      </w:r>
      <w:r w:rsidRPr="00497ABD">
        <w:rPr>
          <w:rFonts w:ascii="Play" w:hAnsi="Play"/>
        </w:rPr>
        <w:tab/>
        <w:t>O. Vinyals, A. Toshev, S. Bengio, and D. Erhan, “Show and Tell: A Neural Image Caption Generator.” arXiv, Apr. 20, 2015. Accessed: Aug. 27, 2023. [Online]. Available: http://arxiv.org/abs/1411.4555</w:t>
      </w:r>
    </w:p>
    <w:p w14:paraId="0FAC0736" w14:textId="77777777" w:rsidR="00497ABD" w:rsidRPr="00497ABD" w:rsidRDefault="00497ABD" w:rsidP="00497ABD">
      <w:pPr>
        <w:pStyle w:val="Bibliography"/>
        <w:rPr>
          <w:rFonts w:ascii="Play" w:hAnsi="Play"/>
        </w:rPr>
      </w:pPr>
      <w:r w:rsidRPr="00497ABD">
        <w:rPr>
          <w:rFonts w:ascii="Play" w:hAnsi="Play"/>
        </w:rPr>
        <w:t>[9]</w:t>
      </w:r>
      <w:r w:rsidRPr="00497ABD">
        <w:rPr>
          <w:rFonts w:ascii="Play" w:hAnsi="Play"/>
        </w:rPr>
        <w:tab/>
        <w:t xml:space="preserve">S. He and Y. Lu, “A Modularized Architecture of Multi-Branch Convolutional Neural Network for Image Captioning,” </w:t>
      </w:r>
      <w:r w:rsidRPr="00497ABD">
        <w:rPr>
          <w:rFonts w:ascii="Play" w:hAnsi="Play"/>
          <w:i/>
          <w:iCs/>
        </w:rPr>
        <w:t>Electronics</w:t>
      </w:r>
      <w:r w:rsidRPr="00497ABD">
        <w:rPr>
          <w:rFonts w:ascii="Play" w:hAnsi="Play"/>
        </w:rPr>
        <w:t>, vol. 8, p. 1417, Nov. 2019, doi: 10.3390/electronics8121417.</w:t>
      </w:r>
    </w:p>
    <w:p w14:paraId="559D59FD" w14:textId="77777777" w:rsidR="00497ABD" w:rsidRPr="00497ABD" w:rsidRDefault="00497ABD" w:rsidP="00497ABD">
      <w:pPr>
        <w:pStyle w:val="Bibliography"/>
        <w:rPr>
          <w:rFonts w:ascii="Play" w:hAnsi="Play"/>
        </w:rPr>
      </w:pPr>
      <w:r w:rsidRPr="00497ABD">
        <w:rPr>
          <w:rFonts w:ascii="Play" w:hAnsi="Play"/>
        </w:rPr>
        <w:t>[10]</w:t>
      </w:r>
      <w:r w:rsidRPr="00497ABD">
        <w:rPr>
          <w:rFonts w:ascii="Play" w:hAnsi="Play"/>
        </w:rPr>
        <w:tab/>
        <w:t xml:space="preserve">M. Post, “A Call for Clarity in Reporting BLEU Scores,” in </w:t>
      </w:r>
      <w:r w:rsidRPr="00497ABD">
        <w:rPr>
          <w:rFonts w:ascii="Play" w:hAnsi="Play"/>
          <w:i/>
          <w:iCs/>
        </w:rPr>
        <w:t>Proceedings of the Third Conference on Machine Translation: Research Papers</w:t>
      </w:r>
      <w:r w:rsidRPr="00497ABD">
        <w:rPr>
          <w:rFonts w:ascii="Play" w:hAnsi="Play"/>
        </w:rPr>
        <w:t>, Belgium, Brussels: Association for Computational Linguistics, 2018, pp. 186–191. doi: 10.18653/v1/W18-6319.</w:t>
      </w:r>
    </w:p>
    <w:p w14:paraId="775947F7" w14:textId="51226008" w:rsidR="009A1350" w:rsidRPr="0004116A" w:rsidRDefault="0004116A" w:rsidP="0004116A">
      <w:pPr>
        <w:pStyle w:val="a3"/>
        <w:spacing w:before="120" w:after="120"/>
        <w:rPr>
          <w:rFonts w:asciiTheme="majorHAnsi" w:hAnsiTheme="majorHAnsi"/>
          <w:lang w:val="en-US"/>
        </w:rPr>
      </w:pPr>
      <w:r>
        <w:rPr>
          <w:rFonts w:asciiTheme="majorHAnsi" w:hAnsiTheme="majorHAnsi"/>
          <w:lang w:val="en-US"/>
        </w:rPr>
        <w:fldChar w:fldCharType="end"/>
      </w:r>
    </w:p>
    <w:sectPr w:rsidR="009A1350" w:rsidRPr="0004116A" w:rsidSect="004D6E94">
      <w:pgSz w:w="11906" w:h="16838"/>
      <w:pgMar w:top="1134" w:right="1134" w:bottom="1134" w:left="1134" w:header="709" w:footer="851"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OS PLOSKAS" w:date="2023-08-30T18:54:00Z" w:initials="a">
    <w:p w14:paraId="60A9036F" w14:textId="77777777" w:rsidR="003A3145" w:rsidRDefault="003A3145" w:rsidP="008E4F46">
      <w:pPr>
        <w:pStyle w:val="CommentText"/>
      </w:pPr>
      <w:r>
        <w:rPr>
          <w:rStyle w:val="CommentReference"/>
        </w:rPr>
        <w:annotationRef/>
      </w:r>
      <w:r>
        <w:t>Ο τίτλος που είχαμε δηλώσει είναι: Αυτόματη δημιουργία λεζάντας σε εικόνες</w:t>
      </w:r>
    </w:p>
  </w:comment>
  <w:comment w:id="1" w:author="NIKOLAOS PLOSKAS" w:date="2023-08-30T18:55:00Z" w:initials="a">
    <w:p w14:paraId="7AE3CB55" w14:textId="77777777" w:rsidR="003A3145" w:rsidRDefault="003A3145" w:rsidP="00F47943">
      <w:pPr>
        <w:pStyle w:val="CommentText"/>
      </w:pPr>
      <w:r>
        <w:rPr>
          <w:rStyle w:val="CommentReference"/>
        </w:rPr>
        <w:annotationRef/>
      </w:r>
      <w:r>
        <w:t>Πρόσθεσε ΑΜ από κάτω</w:t>
      </w:r>
    </w:p>
  </w:comment>
  <w:comment w:id="3" w:author="NIKOLAOS PLOSKAS" w:date="2023-08-30T18:55:00Z" w:initials="a">
    <w:p w14:paraId="16E2F6D3" w14:textId="77777777" w:rsidR="003A3145" w:rsidRDefault="003A3145" w:rsidP="001428B8">
      <w:pPr>
        <w:pStyle w:val="CommentText"/>
      </w:pPr>
      <w:r>
        <w:rPr>
          <w:rStyle w:val="CommentReference"/>
        </w:rPr>
        <w:annotationRef/>
      </w:r>
      <w:r>
        <w:t>Συμπλήρωση</w:t>
      </w:r>
    </w:p>
  </w:comment>
  <w:comment w:id="10" w:author="NIKOLAOS PLOSKAS" w:date="2023-08-30T12:24:00Z" w:initials="a">
    <w:p w14:paraId="1780B682" w14:textId="3A0A1E09" w:rsidR="00964631" w:rsidRDefault="00964631" w:rsidP="000A4F99">
      <w:pPr>
        <w:pStyle w:val="CommentText"/>
      </w:pPr>
      <w:r>
        <w:rPr>
          <w:rStyle w:val="CommentReference"/>
        </w:rPr>
        <w:annotationRef/>
      </w:r>
      <w:r>
        <w:t>Πριν την οργάνωση πρέπει να κάνεις μια εισαγωγή στο ποιο είναι το πρόβλημα και τι θέλεις να κάνεις εσύ σε αυτήν την εργασία</w:t>
      </w:r>
    </w:p>
  </w:comment>
  <w:comment w:id="11" w:author="NIKOLAOS PLOSKAS" w:date="2023-08-30T12:24:00Z" w:initials="a">
    <w:p w14:paraId="1F61E9E1" w14:textId="77777777" w:rsidR="00964631" w:rsidRDefault="00964631" w:rsidP="00B0640F">
      <w:pPr>
        <w:pStyle w:val="CommentText"/>
      </w:pPr>
      <w:r>
        <w:rPr>
          <w:rStyle w:val="CommentReference"/>
        </w:rPr>
        <w:annotationRef/>
      </w:r>
      <w:r>
        <w:t>Κάνε ένα καλό πέρασμα για συντακτικά/ορθογραφικά λάθη.</w:t>
      </w:r>
    </w:p>
  </w:comment>
  <w:comment w:id="12" w:author="NIKOLAOS PLOSKAS" w:date="2023-08-30T19:01:00Z" w:initials="a">
    <w:p w14:paraId="75C2EC4E" w14:textId="77777777" w:rsidR="003A3145" w:rsidRDefault="003A3145" w:rsidP="00F31C36">
      <w:pPr>
        <w:pStyle w:val="CommentText"/>
      </w:pPr>
      <w:r>
        <w:rPr>
          <w:rStyle w:val="CommentReference"/>
        </w:rPr>
        <w:annotationRef/>
      </w:r>
      <w:r>
        <w:t>βελτιώσεις (η λέξη βελτιστοποίηση χρησιμοποιείται μόνο όταν θέλεις να πεις ότι κάτι είναι βέλτιστο δηλαδή δε βελτιώνεται άλλο)</w:t>
      </w:r>
    </w:p>
  </w:comment>
  <w:comment w:id="15" w:author="NIKOLAOS PLOSKAS" w:date="2023-08-30T19:04:00Z" w:initials="a">
    <w:p w14:paraId="2442F5E7" w14:textId="77777777" w:rsidR="003A3145" w:rsidRDefault="003A3145" w:rsidP="00B22127">
      <w:pPr>
        <w:pStyle w:val="CommentText"/>
      </w:pPr>
      <w:r>
        <w:rPr>
          <w:rStyle w:val="CommentReference"/>
        </w:rPr>
        <w:annotationRef/>
      </w:r>
      <w:r>
        <w:t>Μέσα στο κείμενο, όλοι οι αριθμοί μέχρι το δέκα γράφονται ολογράφως, άρα εδώ δύο</w:t>
      </w:r>
    </w:p>
  </w:comment>
  <w:comment w:id="21" w:author="NIKOLAOS PLOSKAS" w:date="2023-08-30T19:04:00Z" w:initials="a">
    <w:p w14:paraId="3E75F8D3" w14:textId="77777777" w:rsidR="003546A0" w:rsidRDefault="003546A0" w:rsidP="00DB7828">
      <w:pPr>
        <w:pStyle w:val="CommentText"/>
      </w:pPr>
      <w:r>
        <w:rPr>
          <w:rStyle w:val="CommentReference"/>
        </w:rPr>
        <w:annotationRef/>
      </w:r>
      <w:r>
        <w:t>Να βάζεις πάντα κενό πριν ανοίξεις παρένθεση.</w:t>
      </w:r>
    </w:p>
  </w:comment>
  <w:comment w:id="22" w:author="NIKOLAOS PLOSKAS" w:date="2023-08-30T19:05:00Z" w:initials="a">
    <w:p w14:paraId="0850E005" w14:textId="77777777" w:rsidR="003546A0" w:rsidRDefault="003546A0" w:rsidP="00843AB8">
      <w:pPr>
        <w:pStyle w:val="CommentText"/>
      </w:pPr>
      <w:r>
        <w:rPr>
          <w:rStyle w:val="CommentReference"/>
        </w:rPr>
        <w:annotationRef/>
      </w:r>
      <w:r>
        <w:t>Να βάζεις κενό πάντα πριν την αναφορά</w:t>
      </w:r>
    </w:p>
  </w:comment>
  <w:comment w:id="23" w:author="NIKOLAOS PLOSKAS" w:date="2023-08-30T19:05:00Z" w:initials="a">
    <w:p w14:paraId="3075CB0E" w14:textId="77777777" w:rsidR="003546A0" w:rsidRDefault="003546A0" w:rsidP="00A577C0">
      <w:pPr>
        <w:pStyle w:val="CommentText"/>
      </w:pPr>
      <w:r>
        <w:rPr>
          <w:rStyle w:val="CommentReference"/>
        </w:rPr>
        <w:annotationRef/>
      </w:r>
      <w:r>
        <w:t>Δες πότε μπαίνει τελικό "ν" στα ουσιαστικά θηλυκού γένους</w:t>
      </w:r>
    </w:p>
  </w:comment>
  <w:comment w:id="38" w:author="NIKOLAOS PLOSKAS" w:date="2023-08-30T12:25:00Z" w:initials="a">
    <w:p w14:paraId="3D88FEA6" w14:textId="77777777" w:rsidR="003546A0" w:rsidRDefault="00964631" w:rsidP="00075166">
      <w:pPr>
        <w:pStyle w:val="CommentText"/>
      </w:pPr>
      <w:r>
        <w:rPr>
          <w:rStyle w:val="CommentReference"/>
        </w:rPr>
        <w:annotationRef/>
      </w:r>
      <w:r w:rsidR="003546A0">
        <w:t>Γιατί είναι γραμμοσκιασμένο;</w:t>
      </w:r>
    </w:p>
  </w:comment>
  <w:comment w:id="39" w:author="DOUnasP NEW HOLLAND" w:date="2023-08-30T16:35:00Z" w:initials="DN">
    <w:p w14:paraId="1E36C3A1" w14:textId="53462AD0" w:rsidR="00AD7D4D" w:rsidRDefault="00AD7D4D" w:rsidP="0065475F">
      <w:pPr>
        <w:pStyle w:val="CommentText"/>
      </w:pPr>
      <w:r>
        <w:rPr>
          <w:rStyle w:val="CommentReference"/>
        </w:rPr>
        <w:annotationRef/>
      </w:r>
      <w:r>
        <w:t>Δεν το πρόσεξα,διορθώθηκε</w:t>
      </w:r>
    </w:p>
  </w:comment>
  <w:comment w:id="74" w:author="NIKOLAOS PLOSKAS" w:date="2023-08-30T19:07:00Z" w:initials="a">
    <w:p w14:paraId="7F3079C4" w14:textId="77777777" w:rsidR="003546A0" w:rsidRPr="00777278" w:rsidRDefault="003546A0" w:rsidP="00F063D6">
      <w:pPr>
        <w:pStyle w:val="CommentText"/>
      </w:pPr>
      <w:r>
        <w:rPr>
          <w:rStyle w:val="CommentReference"/>
        </w:rPr>
        <w:annotationRef/>
      </w:r>
      <w:r>
        <w:t>Νομίζω τα άλλα κεφάλαια τα ξεκινούσες από άλλη σελίδα</w:t>
      </w:r>
    </w:p>
  </w:comment>
  <w:comment w:id="75" w:author="DOUnasP NEW HOLLAND" w:date="2023-08-30T20:22:00Z" w:initials="DN">
    <w:p w14:paraId="19C0E092" w14:textId="77777777" w:rsidR="00777278" w:rsidRDefault="00777278" w:rsidP="007B5AC9">
      <w:pPr>
        <w:pStyle w:val="CommentText"/>
      </w:pPr>
      <w:r>
        <w:rPr>
          <w:rStyle w:val="CommentReference"/>
        </w:rPr>
        <w:annotationRef/>
      </w:r>
      <w:r>
        <w:t>Καταλάθος διέγραψα το section-break</w:t>
      </w:r>
    </w:p>
  </w:comment>
  <w:comment w:id="82" w:author="NIKOLAOS PLOSKAS" w:date="2023-08-30T19:07:00Z" w:initials="a">
    <w:p w14:paraId="48403B62" w14:textId="0F06712A" w:rsidR="003546A0" w:rsidRDefault="003546A0" w:rsidP="00B23537">
      <w:pPr>
        <w:pStyle w:val="CommentText"/>
      </w:pPr>
      <w:r>
        <w:rPr>
          <w:rStyle w:val="CommentReference"/>
        </w:rPr>
        <w:annotationRef/>
      </w:r>
      <w:r>
        <w:t>Ίδιο φορμάτ παντού, δηλαδή αν θες τις εικόνες να τις κεντράρεις ή να τις έχεις αριστερά, να το κάνεις παντού</w:t>
      </w:r>
    </w:p>
  </w:comment>
  <w:comment w:id="100" w:author="NIKOLAOS PLOSKAS" w:date="2023-08-30T12:26:00Z" w:initials="a">
    <w:p w14:paraId="037E3F0B" w14:textId="61B9AB22" w:rsidR="00964631" w:rsidRPr="00F67589" w:rsidRDefault="00964631" w:rsidP="001B7AEF">
      <w:pPr>
        <w:pStyle w:val="CommentText"/>
        <w:rPr>
          <w:lang w:val="el-GR"/>
        </w:rPr>
      </w:pPr>
      <w:r>
        <w:rPr>
          <w:rStyle w:val="CommentReference"/>
        </w:rPr>
        <w:annotationRef/>
      </w:r>
      <w:r>
        <w:t>Αυτό που το βασίζεις;</w:t>
      </w:r>
    </w:p>
  </w:comment>
  <w:comment w:id="101" w:author="DOUnasP NEW HOLLAND" w:date="2023-08-30T14:16:00Z" w:initials="DN">
    <w:p w14:paraId="0F20898C" w14:textId="77777777" w:rsidR="006D74BF" w:rsidRDefault="00F67589" w:rsidP="00806CCE">
      <w:pPr>
        <w:pStyle w:val="CommentText"/>
      </w:pPr>
      <w:r>
        <w:rPr>
          <w:rStyle w:val="CommentReference"/>
        </w:rPr>
        <w:annotationRef/>
      </w:r>
      <w:r w:rsidR="006D74BF">
        <w:t>Πρόσθεσα τις δημοσιεύσεις και έγινα πιο συγκεκριμένος, δεν είμαι σίγουρος αν αυτό εννοείτε</w:t>
      </w:r>
    </w:p>
  </w:comment>
  <w:comment w:id="104" w:author="NIKOLAOS PLOSKAS" w:date="2023-08-30T19:08:00Z" w:initials="a">
    <w:p w14:paraId="179A007C" w14:textId="77777777" w:rsidR="003546A0" w:rsidRDefault="003546A0" w:rsidP="00E86225">
      <w:pPr>
        <w:pStyle w:val="CommentText"/>
      </w:pPr>
      <w:r>
        <w:rPr>
          <w:rStyle w:val="CommentReference"/>
        </w:rPr>
        <w:annotationRef/>
      </w:r>
      <w:r>
        <w:t>Βάλε και αριθμό σελίδας κάτω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A9036F" w15:done="0"/>
  <w15:commentEx w15:paraId="7AE3CB55" w15:done="0"/>
  <w15:commentEx w15:paraId="16E2F6D3" w15:done="0"/>
  <w15:commentEx w15:paraId="1780B682" w15:done="1"/>
  <w15:commentEx w15:paraId="1F61E9E1" w15:done="1"/>
  <w15:commentEx w15:paraId="75C2EC4E" w15:done="0"/>
  <w15:commentEx w15:paraId="2442F5E7" w15:done="0"/>
  <w15:commentEx w15:paraId="3E75F8D3" w15:done="0"/>
  <w15:commentEx w15:paraId="0850E005" w15:done="0"/>
  <w15:commentEx w15:paraId="3075CB0E" w15:done="0"/>
  <w15:commentEx w15:paraId="3D88FEA6" w15:done="1"/>
  <w15:commentEx w15:paraId="1E36C3A1" w15:paraIdParent="3D88FEA6" w15:done="1"/>
  <w15:commentEx w15:paraId="7F3079C4" w15:done="0"/>
  <w15:commentEx w15:paraId="19C0E092" w15:paraIdParent="7F3079C4" w15:done="0"/>
  <w15:commentEx w15:paraId="48403B62" w15:done="0"/>
  <w15:commentEx w15:paraId="037E3F0B" w15:done="1"/>
  <w15:commentEx w15:paraId="0F20898C" w15:paraIdParent="037E3F0B" w15:done="1"/>
  <w15:commentEx w15:paraId="179A00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33C238" w16cex:dateUtc="2023-08-30T15:54:00Z">
    <w16cex:extLst>
      <w16:ext w16:uri="{CE6994B0-6A32-4C9F-8C6B-6E91EDA988CE}">
        <cr:reactions xmlns:cr="http://schemas.microsoft.com/office/comments/2020/reactions">
          <cr:reaction reactionType="1">
            <cr:reactionInfo dateUtc="2023-08-30T16:18:33Z">
              <cr:user userId="8370521eec34fcab" userProvider="Windows Live" userName="DOUnasP NEW HOLLAND"/>
            </cr:reactionInfo>
          </cr:reaction>
        </cr:reactions>
      </w16:ext>
    </w16cex:extLst>
  </w16cex:commentExtensible>
  <w16cex:commentExtensible w16cex:durableId="22164295" w16cex:dateUtc="2023-08-30T15:55:00Z">
    <w16cex:extLst>
      <w16:ext w16:uri="{CE6994B0-6A32-4C9F-8C6B-6E91EDA988CE}">
        <cr:reactions xmlns:cr="http://schemas.microsoft.com/office/comments/2020/reactions">
          <cr:reaction reactionType="1">
            <cr:reactionInfo dateUtc="2023-08-30T16:20:04Z">
              <cr:user userId="8370521eec34fcab" userProvider="Windows Live" userName="DOUnasP NEW HOLLAND"/>
            </cr:reactionInfo>
          </cr:reaction>
        </cr:reactions>
      </w16:ext>
    </w16cex:extLst>
  </w16cex:commentExtensible>
  <w16cex:commentExtensible w16cex:durableId="5B6B47C3" w16cex:dateUtc="2023-08-30T15:55:00Z">
    <w16cex:extLst>
      <w16:ext w16:uri="{CE6994B0-6A32-4C9F-8C6B-6E91EDA988CE}">
        <cr:reactions xmlns:cr="http://schemas.microsoft.com/office/comments/2020/reactions">
          <cr:reaction reactionType="1">
            <cr:reactionInfo dateUtc="2023-08-30T16:20:05Z">
              <cr:user userId="8370521eec34fcab" userProvider="Windows Live" userName="DOUnasP NEW HOLLAND"/>
            </cr:reactionInfo>
          </cr:reaction>
        </cr:reactions>
      </w16:ext>
    </w16cex:extLst>
  </w16cex:commentExtensible>
  <w16cex:commentExtensible w16cex:durableId="1485CB52" w16cex:dateUtc="2023-08-30T09:24:00Z">
    <w16cex:extLst>
      <w16:ext w16:uri="{CE6994B0-6A32-4C9F-8C6B-6E91EDA988CE}">
        <cr:reactions xmlns:cr="http://schemas.microsoft.com/office/comments/2020/reactions">
          <cr:reaction reactionType="1">
            <cr:reactionInfo dateUtc="2023-08-30T11:22:08Z">
              <cr:user userId="8370521eec34fcab" userProvider="Windows Live" userName="DOUnasP NEW HOLLAND"/>
            </cr:reactionInfo>
          </cr:reaction>
        </cr:reactions>
      </w16:ext>
    </w16cex:extLst>
  </w16cex:commentExtensible>
  <w16cex:commentExtensible w16cex:durableId="4E07E6F2" w16cex:dateUtc="2023-08-30T09:24:00Z">
    <w16cex:extLst>
      <w16:ext w16:uri="{CE6994B0-6A32-4C9F-8C6B-6E91EDA988CE}">
        <cr:reactions xmlns:cr="http://schemas.microsoft.com/office/comments/2020/reactions">
          <cr:reaction reactionType="1">
            <cr:reactionInfo dateUtc="2023-08-30T11:22:09Z">
              <cr:user userId="8370521eec34fcab" userProvider="Windows Live" userName="DOUnasP NEW HOLLAND"/>
            </cr:reactionInfo>
          </cr:reaction>
        </cr:reactions>
      </w16:ext>
    </w16cex:extLst>
  </w16cex:commentExtensible>
  <w16cex:commentExtensible w16cex:durableId="7B46CC05" w16cex:dateUtc="2023-08-30T16:01:00Z">
    <w16cex:extLst>
      <w16:ext w16:uri="{CE6994B0-6A32-4C9F-8C6B-6E91EDA988CE}">
        <cr:reactions xmlns:cr="http://schemas.microsoft.com/office/comments/2020/reactions">
          <cr:reaction reactionType="1">
            <cr:reactionInfo dateUtc="2023-08-30T16:34:34Z">
              <cr:user userId="8370521eec34fcab" userProvider="Windows Live" userName="DOUnasP NEW HOLLAND"/>
            </cr:reactionInfo>
          </cr:reaction>
        </cr:reactions>
      </w16:ext>
    </w16cex:extLst>
  </w16cex:commentExtensible>
  <w16cex:commentExtensible w16cex:durableId="05A9D798" w16cex:dateUtc="2023-08-30T16:04:00Z">
    <w16cex:extLst>
      <w16:ext w16:uri="{CE6994B0-6A32-4C9F-8C6B-6E91EDA988CE}">
        <cr:reactions xmlns:cr="http://schemas.microsoft.com/office/comments/2020/reactions">
          <cr:reaction reactionType="1">
            <cr:reactionInfo dateUtc="2023-08-30T16:25:06Z">
              <cr:user userId="8370521eec34fcab" userProvider="Windows Live" userName="DOUnasP NEW HOLLAND"/>
            </cr:reactionInfo>
          </cr:reaction>
        </cr:reactions>
      </w16:ext>
    </w16cex:extLst>
  </w16cex:commentExtensible>
  <w16cex:commentExtensible w16cex:durableId="273CDC1C" w16cex:dateUtc="2023-08-30T16:04:00Z">
    <w16cex:extLst>
      <w16:ext w16:uri="{CE6994B0-6A32-4C9F-8C6B-6E91EDA988CE}">
        <cr:reactions xmlns:cr="http://schemas.microsoft.com/office/comments/2020/reactions">
          <cr:reaction reactionType="1">
            <cr:reactionInfo dateUtc="2023-08-30T16:28:45Z">
              <cr:user userId="8370521eec34fcab" userProvider="Windows Live" userName="DOUnasP NEW HOLLAND"/>
            </cr:reactionInfo>
          </cr:reaction>
        </cr:reactions>
      </w16:ext>
    </w16cex:extLst>
  </w16cex:commentExtensible>
  <w16cex:commentExtensible w16cex:durableId="66B50778" w16cex:dateUtc="2023-08-30T16:05:00Z">
    <w16cex:extLst>
      <w16:ext w16:uri="{CE6994B0-6A32-4C9F-8C6B-6E91EDA988CE}">
        <cr:reactions xmlns:cr="http://schemas.microsoft.com/office/comments/2020/reactions">
          <cr:reaction reactionType="1">
            <cr:reactionInfo dateUtc="2023-08-30T16:28:56Z">
              <cr:user userId="8370521eec34fcab" userProvider="Windows Live" userName="DOUnasP NEW HOLLAND"/>
            </cr:reactionInfo>
          </cr:reaction>
        </cr:reactions>
      </w16:ext>
    </w16cex:extLst>
  </w16cex:commentExtensible>
  <w16cex:commentExtensible w16cex:durableId="510E3F07" w16cex:dateUtc="2023-08-30T16:05:00Z">
    <w16cex:extLst>
      <w16:ext w16:uri="{CE6994B0-6A32-4C9F-8C6B-6E91EDA988CE}">
        <cr:reactions xmlns:cr="http://schemas.microsoft.com/office/comments/2020/reactions">
          <cr:reaction reactionType="1">
            <cr:reactionInfo dateUtc="2023-08-30T16:29:43Z">
              <cr:user userId="8370521eec34fcab" userProvider="Windows Live" userName="DOUnasP NEW HOLLAND"/>
            </cr:reactionInfo>
          </cr:reaction>
        </cr:reactions>
      </w16:ext>
    </w16cex:extLst>
  </w16cex:commentExtensible>
  <w16cex:commentExtensible w16cex:durableId="176F65D4" w16cex:dateUtc="2023-08-30T09:25:00Z">
    <w16cex:extLst>
      <w16:ext w16:uri="{CE6994B0-6A32-4C9F-8C6B-6E91EDA988CE}">
        <cr:reactions xmlns:cr="http://schemas.microsoft.com/office/comments/2020/reactions">
          <cr:reaction reactionType="1">
            <cr:reactionInfo dateUtc="2023-08-30T14:12:19Z">
              <cr:user userId="8370521eec34fcab" userProvider="Windows Live" userName="DOUnasP NEW HOLLAND"/>
            </cr:reactionInfo>
          </cr:reaction>
        </cr:reactions>
      </w16:ext>
    </w16cex:extLst>
  </w16cex:commentExtensible>
  <w16cex:commentExtensible w16cex:durableId="2899EE4C" w16cex:dateUtc="2023-08-30T13:35:00Z"/>
  <w16cex:commentExtensible w16cex:durableId="2BCF0950" w16cex:dateUtc="2023-08-30T16:07:00Z">
    <w16cex:extLst>
      <w16:ext w16:uri="{CE6994B0-6A32-4C9F-8C6B-6E91EDA988CE}">
        <cr:reactions xmlns:cr="http://schemas.microsoft.com/office/comments/2020/reactions">
          <cr:reaction reactionType="1">
            <cr:reactionInfo dateUtc="2023-08-30T17:22:21Z">
              <cr:user userId="8370521eec34fcab" userProvider="Windows Live" userName="DOUnasP NEW HOLLAND"/>
            </cr:reactionInfo>
          </cr:reaction>
        </cr:reactions>
      </w16:ext>
    </w16cex:extLst>
  </w16cex:commentExtensible>
  <w16cex:commentExtensible w16cex:durableId="289A237C" w16cex:dateUtc="2023-08-30T17:22:00Z"/>
  <w16cex:commentExtensible w16cex:durableId="31C36854" w16cex:dateUtc="2023-08-30T16:07:00Z">
    <w16cex:extLst>
      <w16:ext w16:uri="{CE6994B0-6A32-4C9F-8C6B-6E91EDA988CE}">
        <cr:reactions xmlns:cr="http://schemas.microsoft.com/office/comments/2020/reactions">
          <cr:reaction reactionType="1">
            <cr:reactionInfo dateUtc="2023-08-30T17:28:20Z">
              <cr:user userId="8370521eec34fcab" userProvider="Windows Live" userName="DOUnasP NEW HOLLAND"/>
            </cr:reactionInfo>
          </cr:reaction>
        </cr:reactions>
      </w16:ext>
    </w16cex:extLst>
  </w16cex:commentExtensible>
  <w16cex:commentExtensible w16cex:durableId="471A5828" w16cex:dateUtc="2023-08-30T09:26:00Z">
    <w16cex:extLst>
      <w16:ext w16:uri="{CE6994B0-6A32-4C9F-8C6B-6E91EDA988CE}">
        <cr:reactions xmlns:cr="http://schemas.microsoft.com/office/comments/2020/reactions">
          <cr:reaction reactionType="1">
            <cr:reactionInfo dateUtc="2023-08-30T14:13:14Z">
              <cr:user userId="8370521eec34fcab" userProvider="Windows Live" userName="DOUnasP NEW HOLLAND"/>
            </cr:reactionInfo>
          </cr:reaction>
        </cr:reactions>
      </w16:ext>
    </w16cex:extLst>
  </w16cex:commentExtensible>
  <w16cex:commentExtensible w16cex:durableId="2899CDC1" w16cex:dateUtc="2023-08-30T11:16:00Z"/>
  <w16cex:commentExtensible w16cex:durableId="20E1D74A" w16cex:dateUtc="2023-08-30T16:08:00Z">
    <w16cex:extLst>
      <w16:ext w16:uri="{CE6994B0-6A32-4C9F-8C6B-6E91EDA988CE}">
        <cr:reactions xmlns:cr="http://schemas.microsoft.com/office/comments/2020/reactions">
          <cr:reaction reactionType="1">
            <cr:reactionInfo dateUtc="2023-08-30T18:15:17Z">
              <cr:user userId="8370521eec34fcab" userProvider="Windows Live" userName="DOUnasP NEW HOLLAND"/>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A9036F" w16cid:durableId="1133C238"/>
  <w16cid:commentId w16cid:paraId="7AE3CB55" w16cid:durableId="22164295"/>
  <w16cid:commentId w16cid:paraId="16E2F6D3" w16cid:durableId="5B6B47C3"/>
  <w16cid:commentId w16cid:paraId="1780B682" w16cid:durableId="1485CB52"/>
  <w16cid:commentId w16cid:paraId="1F61E9E1" w16cid:durableId="4E07E6F2"/>
  <w16cid:commentId w16cid:paraId="75C2EC4E" w16cid:durableId="7B46CC05"/>
  <w16cid:commentId w16cid:paraId="2442F5E7" w16cid:durableId="05A9D798"/>
  <w16cid:commentId w16cid:paraId="3E75F8D3" w16cid:durableId="273CDC1C"/>
  <w16cid:commentId w16cid:paraId="0850E005" w16cid:durableId="66B50778"/>
  <w16cid:commentId w16cid:paraId="3075CB0E" w16cid:durableId="510E3F07"/>
  <w16cid:commentId w16cid:paraId="3D88FEA6" w16cid:durableId="176F65D4"/>
  <w16cid:commentId w16cid:paraId="1E36C3A1" w16cid:durableId="2899EE4C"/>
  <w16cid:commentId w16cid:paraId="7F3079C4" w16cid:durableId="2BCF0950"/>
  <w16cid:commentId w16cid:paraId="19C0E092" w16cid:durableId="289A237C"/>
  <w16cid:commentId w16cid:paraId="48403B62" w16cid:durableId="31C36854"/>
  <w16cid:commentId w16cid:paraId="037E3F0B" w16cid:durableId="471A5828"/>
  <w16cid:commentId w16cid:paraId="0F20898C" w16cid:durableId="2899CDC1"/>
  <w16cid:commentId w16cid:paraId="179A007C" w16cid:durableId="20E1D7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3BE1C" w14:textId="77777777" w:rsidR="007E1DDA" w:rsidRDefault="007E1DDA" w:rsidP="00D127AC">
      <w:r>
        <w:separator/>
      </w:r>
    </w:p>
  </w:endnote>
  <w:endnote w:type="continuationSeparator" w:id="0">
    <w:p w14:paraId="6017049E" w14:textId="77777777" w:rsidR="007E1DDA" w:rsidRDefault="007E1DDA" w:rsidP="00D12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Play">
    <w:altName w:val="Calibri"/>
    <w:charset w:val="00"/>
    <w:family w:val="auto"/>
    <w:pitch w:val="variable"/>
    <w:sig w:usb0="20000287" w:usb1="00000001" w:usb2="00000000" w:usb3="00000000" w:csb0="0000019F" w:csb1="00000000"/>
  </w:font>
  <w:font w:name="Helvetica Neue">
    <w:altName w:val="Sylfaen"/>
    <w:charset w:val="00"/>
    <w:family w:val="auto"/>
    <w:pitch w:val="variable"/>
    <w:sig w:usb0="E50002FF"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914884"/>
      <w:docPartObj>
        <w:docPartGallery w:val="Page Numbers (Bottom of Page)"/>
        <w:docPartUnique/>
      </w:docPartObj>
    </w:sdtPr>
    <w:sdtEndPr>
      <w:rPr>
        <w:noProof/>
      </w:rPr>
    </w:sdtEndPr>
    <w:sdtContent>
      <w:p w14:paraId="548B0ACA" w14:textId="53EA2FC3" w:rsidR="00614238" w:rsidRDefault="006142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83A427" w14:textId="4B77F8A7" w:rsidR="00FD3926" w:rsidRPr="008064A2" w:rsidRDefault="00FD3926" w:rsidP="008064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887453"/>
      <w:docPartObj>
        <w:docPartGallery w:val="Page Numbers (Bottom of Page)"/>
        <w:docPartUnique/>
      </w:docPartObj>
    </w:sdtPr>
    <w:sdtEndPr>
      <w:rPr>
        <w:noProof/>
      </w:rPr>
    </w:sdtEndPr>
    <w:sdtContent>
      <w:p w14:paraId="780CCB1D" w14:textId="7B10FF8E" w:rsidR="000474AF" w:rsidRDefault="000474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8060C3" w14:textId="77777777" w:rsidR="000474AF" w:rsidRDefault="000474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AF821" w14:textId="77777777" w:rsidR="00887258" w:rsidRDefault="00887258" w:rsidP="00887258">
    <w:pPr>
      <w:pStyle w:val="Footer"/>
      <w:jc w:val="center"/>
    </w:pPr>
    <w:r>
      <w:fldChar w:fldCharType="begin"/>
    </w:r>
    <w:r>
      <w:instrText xml:space="preserve"> PAGE  \* Arabic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B64DD" w14:textId="77777777" w:rsidR="007E1DDA" w:rsidRDefault="007E1DDA" w:rsidP="00D127AC">
      <w:r>
        <w:separator/>
      </w:r>
    </w:p>
  </w:footnote>
  <w:footnote w:type="continuationSeparator" w:id="0">
    <w:p w14:paraId="6FC3F706" w14:textId="77777777" w:rsidR="007E1DDA" w:rsidRDefault="007E1DDA" w:rsidP="00D12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73544" w14:textId="77777777" w:rsidR="00FD3926" w:rsidRDefault="00FD3926" w:rsidP="00D127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4211" w14:textId="77777777" w:rsidR="00B2746A" w:rsidRDefault="00B2746A" w:rsidP="00D127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C351F" w14:textId="77777777" w:rsidR="00B2746A" w:rsidRDefault="00B2746A" w:rsidP="00D127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D545" w14:textId="77777777" w:rsidR="00B2746A" w:rsidRDefault="00B2746A" w:rsidP="00D12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5387E" w14:textId="77777777" w:rsidR="00B2746A" w:rsidRDefault="00B2746A" w:rsidP="00D127A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A3586" w14:textId="77777777" w:rsidR="00D91DC5" w:rsidRDefault="00D91DC5" w:rsidP="00D127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E267" w14:textId="77777777" w:rsidR="00D91DC5" w:rsidRDefault="00D91DC5" w:rsidP="00D127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2BDB" w14:textId="77777777" w:rsidR="00887258" w:rsidRDefault="00887258" w:rsidP="00D12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D06"/>
    <w:multiLevelType w:val="hybridMultilevel"/>
    <w:tmpl w:val="B1081C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1272A8D"/>
    <w:multiLevelType w:val="hybridMultilevel"/>
    <w:tmpl w:val="4E64C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73277"/>
    <w:multiLevelType w:val="hybridMultilevel"/>
    <w:tmpl w:val="7208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97169"/>
    <w:multiLevelType w:val="hybridMultilevel"/>
    <w:tmpl w:val="43FC7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5B0"/>
    <w:multiLevelType w:val="hybridMultilevel"/>
    <w:tmpl w:val="6B10A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3D76F2"/>
    <w:multiLevelType w:val="hybridMultilevel"/>
    <w:tmpl w:val="EA58C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5E5909"/>
    <w:multiLevelType w:val="hybridMultilevel"/>
    <w:tmpl w:val="12C205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537C02C3"/>
    <w:multiLevelType w:val="hybridMultilevel"/>
    <w:tmpl w:val="3162C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64542D"/>
    <w:multiLevelType w:val="hybridMultilevel"/>
    <w:tmpl w:val="1572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0A2627"/>
    <w:multiLevelType w:val="hybridMultilevel"/>
    <w:tmpl w:val="E2709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026E1E"/>
    <w:multiLevelType w:val="hybridMultilevel"/>
    <w:tmpl w:val="A95A8B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0561BE2"/>
    <w:multiLevelType w:val="hybridMultilevel"/>
    <w:tmpl w:val="DD9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3D7601"/>
    <w:multiLevelType w:val="hybridMultilevel"/>
    <w:tmpl w:val="8B6069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32920"/>
    <w:multiLevelType w:val="hybridMultilevel"/>
    <w:tmpl w:val="CC38154E"/>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7BB0E08"/>
    <w:multiLevelType w:val="hybridMultilevel"/>
    <w:tmpl w:val="F3E8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D771F1"/>
    <w:multiLevelType w:val="hybridMultilevel"/>
    <w:tmpl w:val="13145C66"/>
    <w:lvl w:ilvl="0" w:tplc="C736EE4C">
      <w:start w:val="1"/>
      <w:numFmt w:val="decimal"/>
      <w:lvlText w:val="[%1] "/>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B070429"/>
    <w:multiLevelType w:val="hybridMultilevel"/>
    <w:tmpl w:val="BF803DD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7C761378"/>
    <w:multiLevelType w:val="hybridMultilevel"/>
    <w:tmpl w:val="21D8B6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7F665158"/>
    <w:multiLevelType w:val="hybridMultilevel"/>
    <w:tmpl w:val="D9820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5101434">
    <w:abstractNumId w:val="15"/>
  </w:num>
  <w:num w:numId="2" w16cid:durableId="1123113082">
    <w:abstractNumId w:val="16"/>
  </w:num>
  <w:num w:numId="3" w16cid:durableId="145559654">
    <w:abstractNumId w:val="9"/>
  </w:num>
  <w:num w:numId="4" w16cid:durableId="1229463190">
    <w:abstractNumId w:val="1"/>
  </w:num>
  <w:num w:numId="5" w16cid:durableId="1282223349">
    <w:abstractNumId w:val="18"/>
  </w:num>
  <w:num w:numId="6" w16cid:durableId="170950533">
    <w:abstractNumId w:val="7"/>
  </w:num>
  <w:num w:numId="7" w16cid:durableId="776291638">
    <w:abstractNumId w:val="10"/>
  </w:num>
  <w:num w:numId="8" w16cid:durableId="1479684456">
    <w:abstractNumId w:val="3"/>
  </w:num>
  <w:num w:numId="9" w16cid:durableId="1527795662">
    <w:abstractNumId w:val="11"/>
  </w:num>
  <w:num w:numId="10" w16cid:durableId="559292474">
    <w:abstractNumId w:val="14"/>
  </w:num>
  <w:num w:numId="11" w16cid:durableId="246349904">
    <w:abstractNumId w:val="4"/>
  </w:num>
  <w:num w:numId="12" w16cid:durableId="1438791865">
    <w:abstractNumId w:val="8"/>
  </w:num>
  <w:num w:numId="13" w16cid:durableId="990209606">
    <w:abstractNumId w:val="12"/>
  </w:num>
  <w:num w:numId="14" w16cid:durableId="463471694">
    <w:abstractNumId w:val="5"/>
  </w:num>
  <w:num w:numId="15" w16cid:durableId="684937641">
    <w:abstractNumId w:val="0"/>
  </w:num>
  <w:num w:numId="16" w16cid:durableId="701786585">
    <w:abstractNumId w:val="13"/>
  </w:num>
  <w:num w:numId="17" w16cid:durableId="1493133648">
    <w:abstractNumId w:val="17"/>
  </w:num>
  <w:num w:numId="18" w16cid:durableId="1451322929">
    <w:abstractNumId w:val="2"/>
  </w:num>
  <w:num w:numId="19" w16cid:durableId="17111037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OS PLOSKAS">
    <w15:presenceInfo w15:providerId="AD" w15:userId="S::nploskas@ms.uowm.gr::c6be469d-2347-4c3b-aa7a-4bc89e5c2f00"/>
  </w15:person>
  <w15:person w15:author="DOUnasP NEW HOLLAND">
    <w15:presenceInfo w15:providerId="Windows Live" w15:userId="8370521eec34fc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20F"/>
    <w:rsid w:val="00004E10"/>
    <w:rsid w:val="0001724B"/>
    <w:rsid w:val="00036494"/>
    <w:rsid w:val="0004116A"/>
    <w:rsid w:val="00044D29"/>
    <w:rsid w:val="000456C8"/>
    <w:rsid w:val="000474AF"/>
    <w:rsid w:val="00060B94"/>
    <w:rsid w:val="00064D9A"/>
    <w:rsid w:val="00066D20"/>
    <w:rsid w:val="00070596"/>
    <w:rsid w:val="000779EA"/>
    <w:rsid w:val="00090B01"/>
    <w:rsid w:val="000940DD"/>
    <w:rsid w:val="00094B92"/>
    <w:rsid w:val="000A4C4A"/>
    <w:rsid w:val="000B2966"/>
    <w:rsid w:val="000C0427"/>
    <w:rsid w:val="000C5962"/>
    <w:rsid w:val="000C6120"/>
    <w:rsid w:val="000D7C0D"/>
    <w:rsid w:val="000E4EF4"/>
    <w:rsid w:val="000E58A4"/>
    <w:rsid w:val="000F10C0"/>
    <w:rsid w:val="000F5A75"/>
    <w:rsid w:val="000F6C1E"/>
    <w:rsid w:val="001125C7"/>
    <w:rsid w:val="00130C23"/>
    <w:rsid w:val="0016471A"/>
    <w:rsid w:val="001730F0"/>
    <w:rsid w:val="001A0179"/>
    <w:rsid w:val="001A7B2F"/>
    <w:rsid w:val="001C5698"/>
    <w:rsid w:val="001D432B"/>
    <w:rsid w:val="001E2D09"/>
    <w:rsid w:val="001E2E49"/>
    <w:rsid w:val="001E5E22"/>
    <w:rsid w:val="001E6EAB"/>
    <w:rsid w:val="0021244B"/>
    <w:rsid w:val="00253812"/>
    <w:rsid w:val="00262FD0"/>
    <w:rsid w:val="00296945"/>
    <w:rsid w:val="002A0474"/>
    <w:rsid w:val="002A2315"/>
    <w:rsid w:val="002C5DF6"/>
    <w:rsid w:val="002C7623"/>
    <w:rsid w:val="002D06E7"/>
    <w:rsid w:val="002D2409"/>
    <w:rsid w:val="002E0971"/>
    <w:rsid w:val="002E3074"/>
    <w:rsid w:val="002E4A98"/>
    <w:rsid w:val="002E636E"/>
    <w:rsid w:val="002F605F"/>
    <w:rsid w:val="00311478"/>
    <w:rsid w:val="00325C8F"/>
    <w:rsid w:val="003546A0"/>
    <w:rsid w:val="003601B1"/>
    <w:rsid w:val="00376532"/>
    <w:rsid w:val="0039347B"/>
    <w:rsid w:val="003A3145"/>
    <w:rsid w:val="003B11EC"/>
    <w:rsid w:val="003D0D47"/>
    <w:rsid w:val="003D4529"/>
    <w:rsid w:val="003D59E4"/>
    <w:rsid w:val="003F534E"/>
    <w:rsid w:val="00416C3C"/>
    <w:rsid w:val="00422CC0"/>
    <w:rsid w:val="004312BD"/>
    <w:rsid w:val="00437CCB"/>
    <w:rsid w:val="00493F82"/>
    <w:rsid w:val="0049477E"/>
    <w:rsid w:val="004948C9"/>
    <w:rsid w:val="00497ABD"/>
    <w:rsid w:val="004B1C97"/>
    <w:rsid w:val="004B3CC8"/>
    <w:rsid w:val="004D0E82"/>
    <w:rsid w:val="004D21E2"/>
    <w:rsid w:val="004D6E94"/>
    <w:rsid w:val="004E18FB"/>
    <w:rsid w:val="004F7A15"/>
    <w:rsid w:val="005020DD"/>
    <w:rsid w:val="00546EF2"/>
    <w:rsid w:val="0055256C"/>
    <w:rsid w:val="005B5103"/>
    <w:rsid w:val="005E2DDD"/>
    <w:rsid w:val="005E6D2F"/>
    <w:rsid w:val="00602D62"/>
    <w:rsid w:val="00614238"/>
    <w:rsid w:val="0062787C"/>
    <w:rsid w:val="006307A8"/>
    <w:rsid w:val="0064343B"/>
    <w:rsid w:val="0065265E"/>
    <w:rsid w:val="006737AA"/>
    <w:rsid w:val="00694C16"/>
    <w:rsid w:val="00696227"/>
    <w:rsid w:val="006A5D37"/>
    <w:rsid w:val="006C423E"/>
    <w:rsid w:val="006C6146"/>
    <w:rsid w:val="006D74BF"/>
    <w:rsid w:val="006E6811"/>
    <w:rsid w:val="006F509A"/>
    <w:rsid w:val="00727337"/>
    <w:rsid w:val="00733896"/>
    <w:rsid w:val="00773AA7"/>
    <w:rsid w:val="00774461"/>
    <w:rsid w:val="00774F3F"/>
    <w:rsid w:val="00777278"/>
    <w:rsid w:val="007A38A1"/>
    <w:rsid w:val="007A4B49"/>
    <w:rsid w:val="007B423D"/>
    <w:rsid w:val="007B6E3D"/>
    <w:rsid w:val="007C1074"/>
    <w:rsid w:val="007E1DDA"/>
    <w:rsid w:val="008064A2"/>
    <w:rsid w:val="00831B51"/>
    <w:rsid w:val="00855337"/>
    <w:rsid w:val="008709C7"/>
    <w:rsid w:val="00881984"/>
    <w:rsid w:val="00887258"/>
    <w:rsid w:val="008B1CA8"/>
    <w:rsid w:val="008C08CD"/>
    <w:rsid w:val="008C1082"/>
    <w:rsid w:val="008C298B"/>
    <w:rsid w:val="008D7A75"/>
    <w:rsid w:val="008F3FF4"/>
    <w:rsid w:val="00906655"/>
    <w:rsid w:val="00911D53"/>
    <w:rsid w:val="009241DB"/>
    <w:rsid w:val="00926C1A"/>
    <w:rsid w:val="0094354E"/>
    <w:rsid w:val="00946205"/>
    <w:rsid w:val="00947426"/>
    <w:rsid w:val="009510D4"/>
    <w:rsid w:val="00957A90"/>
    <w:rsid w:val="00960C30"/>
    <w:rsid w:val="00964631"/>
    <w:rsid w:val="00967151"/>
    <w:rsid w:val="00970DF2"/>
    <w:rsid w:val="009717E1"/>
    <w:rsid w:val="00976A5D"/>
    <w:rsid w:val="009808E6"/>
    <w:rsid w:val="00982066"/>
    <w:rsid w:val="00997DC8"/>
    <w:rsid w:val="009A1350"/>
    <w:rsid w:val="009B317C"/>
    <w:rsid w:val="009B35C5"/>
    <w:rsid w:val="009C205E"/>
    <w:rsid w:val="009C6CEF"/>
    <w:rsid w:val="009E579C"/>
    <w:rsid w:val="009F1CC4"/>
    <w:rsid w:val="009F523A"/>
    <w:rsid w:val="00A45791"/>
    <w:rsid w:val="00A513AF"/>
    <w:rsid w:val="00A53806"/>
    <w:rsid w:val="00A6157B"/>
    <w:rsid w:val="00A66369"/>
    <w:rsid w:val="00A84842"/>
    <w:rsid w:val="00A96564"/>
    <w:rsid w:val="00AA3304"/>
    <w:rsid w:val="00AB01FF"/>
    <w:rsid w:val="00AB35EC"/>
    <w:rsid w:val="00AC0A8F"/>
    <w:rsid w:val="00AD42B7"/>
    <w:rsid w:val="00AD66F5"/>
    <w:rsid w:val="00AD7D4D"/>
    <w:rsid w:val="00AF32DB"/>
    <w:rsid w:val="00B2746A"/>
    <w:rsid w:val="00B5087C"/>
    <w:rsid w:val="00B6355E"/>
    <w:rsid w:val="00B86E2F"/>
    <w:rsid w:val="00B924B9"/>
    <w:rsid w:val="00B96343"/>
    <w:rsid w:val="00BF3F59"/>
    <w:rsid w:val="00C07D99"/>
    <w:rsid w:val="00C10E4E"/>
    <w:rsid w:val="00C3363A"/>
    <w:rsid w:val="00C5420F"/>
    <w:rsid w:val="00C659B8"/>
    <w:rsid w:val="00CB016C"/>
    <w:rsid w:val="00CC331D"/>
    <w:rsid w:val="00CD4302"/>
    <w:rsid w:val="00CE1714"/>
    <w:rsid w:val="00CF42F1"/>
    <w:rsid w:val="00D11BCF"/>
    <w:rsid w:val="00D127AC"/>
    <w:rsid w:val="00D3518A"/>
    <w:rsid w:val="00D46E46"/>
    <w:rsid w:val="00D47C2B"/>
    <w:rsid w:val="00D669C6"/>
    <w:rsid w:val="00D66EBD"/>
    <w:rsid w:val="00D6709B"/>
    <w:rsid w:val="00D822DD"/>
    <w:rsid w:val="00D85278"/>
    <w:rsid w:val="00D91DC5"/>
    <w:rsid w:val="00DA74C4"/>
    <w:rsid w:val="00DB0163"/>
    <w:rsid w:val="00DB51EF"/>
    <w:rsid w:val="00DC797B"/>
    <w:rsid w:val="00DD16A1"/>
    <w:rsid w:val="00DD315C"/>
    <w:rsid w:val="00DE22C3"/>
    <w:rsid w:val="00DE5782"/>
    <w:rsid w:val="00E00688"/>
    <w:rsid w:val="00E0203A"/>
    <w:rsid w:val="00E36624"/>
    <w:rsid w:val="00E503A6"/>
    <w:rsid w:val="00E74B6A"/>
    <w:rsid w:val="00E76BB0"/>
    <w:rsid w:val="00EA4A55"/>
    <w:rsid w:val="00EB3591"/>
    <w:rsid w:val="00ED02A0"/>
    <w:rsid w:val="00ED7032"/>
    <w:rsid w:val="00EE50A2"/>
    <w:rsid w:val="00EF3172"/>
    <w:rsid w:val="00F21A6A"/>
    <w:rsid w:val="00F251C8"/>
    <w:rsid w:val="00F67589"/>
    <w:rsid w:val="00F749F7"/>
    <w:rsid w:val="00F8197F"/>
    <w:rsid w:val="00F860E9"/>
    <w:rsid w:val="00FB19F8"/>
    <w:rsid w:val="00FB684E"/>
    <w:rsid w:val="00FC1229"/>
    <w:rsid w:val="00FC5A00"/>
    <w:rsid w:val="00FD1090"/>
    <w:rsid w:val="00FD1777"/>
    <w:rsid w:val="00FD3926"/>
    <w:rsid w:val="00FE041A"/>
    <w:rsid w:val="00FE0BD6"/>
    <w:rsid w:val="00FE45F4"/>
    <w:rsid w:val="00FF05D9"/>
    <w:rsid w:val="00FF0850"/>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C881C"/>
  <w15:docId w15:val="{E5A2874A-D87F-4F32-9375-23396C037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7B"/>
    <w:rPr>
      <w:sz w:val="24"/>
      <w:szCs w:val="24"/>
      <w:lang w:val="en-US" w:eastAsia="en-US"/>
    </w:rPr>
  </w:style>
  <w:style w:type="paragraph" w:styleId="Heading1">
    <w:name w:val="heading 1"/>
    <w:basedOn w:val="Normal"/>
    <w:next w:val="Normal"/>
    <w:link w:val="Heading1Char"/>
    <w:uiPriority w:val="9"/>
    <w:qFormat/>
    <w:rsid w:val="00325C8F"/>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semiHidden/>
    <w:unhideWhenUsed/>
    <w:qFormat/>
    <w:rsid w:val="00325C8F"/>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semiHidden/>
    <w:unhideWhenUsed/>
    <w:qFormat/>
    <w:rsid w:val="000779EA"/>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
    <w:name w:val="Κεφαλίδα και υποσέλιδο"/>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a0">
    <w:name w:val="Προεπιλογή"/>
    <w:pPr>
      <w:spacing w:after="240"/>
      <w:jc w:val="center"/>
    </w:pPr>
    <w:rPr>
      <w:rFonts w:ascii="Play" w:eastAsia="Play" w:hAnsi="Play" w:cs="Play"/>
      <w:color w:val="000000"/>
      <w:sz w:val="27"/>
      <w:szCs w:val="27"/>
      <w:shd w:val="clear" w:color="auto" w:fill="FFFFFF"/>
      <w14:textOutline w14:w="0" w14:cap="flat" w14:cmpd="sng" w14:algn="ctr">
        <w14:noFill/>
        <w14:prstDash w14:val="solid"/>
        <w14:bevel/>
      </w14:textOutline>
    </w:rPr>
  </w:style>
  <w:style w:type="paragraph" w:customStyle="1" w:styleId="a1">
    <w:name w:val="Τίτλος_Εργασίας"/>
    <w:pPr>
      <w:spacing w:after="240"/>
      <w:jc w:val="center"/>
      <w:outlineLvl w:val="3"/>
    </w:pPr>
    <w:rPr>
      <w:rFonts w:ascii="Times Roman" w:hAnsi="Times Roman" w:cs="Arial Unicode MS"/>
      <w:b/>
      <w:bCs/>
      <w:color w:val="D6712F"/>
      <w:sz w:val="45"/>
      <w:szCs w:val="45"/>
      <w:shd w:val="clear" w:color="auto" w:fill="FFFFFF"/>
      <w14:textOutline w14:w="0" w14:cap="flat" w14:cmpd="sng" w14:algn="ctr">
        <w14:noFill/>
        <w14:prstDash w14:val="solid"/>
        <w14:bevel/>
      </w14:textOutline>
    </w:rPr>
  </w:style>
  <w:style w:type="paragraph" w:customStyle="1" w:styleId="a2">
    <w:name w:val="Υπότιτλος_Εργασίας"/>
    <w:pPr>
      <w:spacing w:after="240"/>
      <w:jc w:val="center"/>
    </w:pPr>
    <w:rPr>
      <w:rFonts w:ascii="Play" w:hAnsi="Play" w:cs="Arial Unicode MS"/>
      <w:color w:val="000000"/>
      <w:sz w:val="35"/>
      <w:szCs w:val="35"/>
      <w:shd w:val="clear" w:color="auto" w:fill="FFFFFF"/>
      <w14:textOutline w14:w="0" w14:cap="flat" w14:cmpd="sng" w14:algn="ctr">
        <w14:noFill/>
        <w14:prstDash w14:val="solid"/>
        <w14:bevel/>
      </w14:textOutline>
    </w:rPr>
  </w:style>
  <w:style w:type="paragraph" w:customStyle="1" w:styleId="a3">
    <w:name w:val="Κύριο_τμήμα_παραγράφων"/>
    <w:pPr>
      <w:spacing w:after="240"/>
      <w:jc w:val="both"/>
    </w:pPr>
    <w:rPr>
      <w:rFonts w:ascii="Play" w:hAnsi="Play" w:cs="Arial Unicode MS"/>
      <w:color w:val="000000"/>
      <w:sz w:val="24"/>
      <w:szCs w:val="24"/>
      <w:shd w:val="clear" w:color="auto" w:fill="FFFFFF"/>
      <w14:textOutline w14:w="0" w14:cap="flat" w14:cmpd="sng" w14:algn="ctr">
        <w14:noFill/>
        <w14:prstDash w14:val="solid"/>
        <w14:bevel/>
      </w14:textOutline>
    </w:rPr>
  </w:style>
  <w:style w:type="paragraph" w:customStyle="1" w:styleId="a4">
    <w:name w:val="Τίτλοι_κεφαλαίων"/>
    <w:rsid w:val="00A53806"/>
    <w:pPr>
      <w:pBdr>
        <w:bottom w:val="single" w:sz="18" w:space="1" w:color="auto"/>
      </w:pBdr>
      <w:spacing w:before="2880" w:after="480"/>
      <w:jc w:val="right"/>
      <w:outlineLvl w:val="1"/>
    </w:pPr>
    <w:rPr>
      <w:rFonts w:ascii="Play" w:eastAsia="Play" w:hAnsi="Play" w:cs="Play"/>
      <w:b/>
      <w:bCs/>
      <w:i/>
      <w:iCs/>
      <w:color w:val="000000"/>
      <w:sz w:val="52"/>
      <w:szCs w:val="52"/>
      <w:shd w:val="clear" w:color="auto" w:fill="FFFFFF"/>
      <w14:shadow w14:blurRad="50800" w14:dist="38100" w14:dir="2700000" w14:sx="100000" w14:sy="100000" w14:kx="0" w14:ky="0" w14:algn="tl">
        <w14:srgbClr w14:val="000000">
          <w14:alpha w14:val="60000"/>
        </w14:srgbClr>
      </w14:shadow>
      <w14:textOutline w14:w="0" w14:cap="flat" w14:cmpd="sng" w14:algn="ctr">
        <w14:noFill/>
        <w14:prstDash w14:val="solid"/>
        <w14:bevel/>
      </w14:textOutline>
    </w:rPr>
  </w:style>
  <w:style w:type="paragraph" w:customStyle="1" w:styleId="a5">
    <w:name w:val="Υποσέλιδο_Τίτλος"/>
    <w:pPr>
      <w:spacing w:after="40" w:line="192" w:lineRule="auto"/>
    </w:pPr>
    <w:rPr>
      <w:rFonts w:ascii="Play" w:hAnsi="Play" w:cs="Arial Unicode MS"/>
      <w:caps/>
      <w:color w:val="5E5E5E"/>
      <w:spacing w:val="7"/>
      <w:sz w:val="27"/>
      <w:szCs w:val="27"/>
      <w:shd w:val="clear" w:color="auto" w:fill="FFFFFF"/>
      <w14:textOutline w14:w="0" w14:cap="flat" w14:cmpd="sng" w14:algn="ctr">
        <w14:noFill/>
        <w14:prstDash w14:val="solid"/>
        <w14:bevel/>
      </w14:textOutline>
    </w:rPr>
  </w:style>
  <w:style w:type="paragraph" w:customStyle="1" w:styleId="TOC1">
    <w:name w:val="TOC 1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0">
    <w:name w:val="toc 1"/>
    <w:basedOn w:val="TOC11"/>
    <w:next w:val="TOC11"/>
    <w:uiPriority w:val="39"/>
    <w:rPr>
      <w:rFonts w:ascii="Play" w:eastAsia="Play" w:hAnsi="Play" w:cs="Play"/>
      <w:caps/>
    </w:rPr>
  </w:style>
  <w:style w:type="paragraph" w:customStyle="1" w:styleId="a6">
    <w:name w:val="Τίτλοι_Ενοτήτων"/>
    <w:pPr>
      <w:spacing w:after="240"/>
      <w:outlineLvl w:val="0"/>
    </w:pPr>
    <w:rPr>
      <w:rFonts w:ascii="Play" w:eastAsia="Play" w:hAnsi="Play" w:cs="Play"/>
      <w:b/>
      <w:bCs/>
      <w:color w:val="000000"/>
      <w:sz w:val="35"/>
      <w:szCs w:val="35"/>
      <w:shd w:val="clear" w:color="auto" w:fill="FFFFFF"/>
      <w14:textOutline w14:w="0" w14:cap="flat" w14:cmpd="sng" w14:algn="ctr">
        <w14:noFill/>
        <w14:prstDash w14:val="solid"/>
        <w14:bevel/>
      </w14:textOutline>
    </w:rPr>
  </w:style>
  <w:style w:type="paragraph" w:customStyle="1" w:styleId="TOC2">
    <w:name w:val="TOC 2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0">
    <w:name w:val="toc 2"/>
    <w:basedOn w:val="TOC2"/>
    <w:next w:val="TOC2"/>
    <w:uiPriority w:val="39"/>
    <w:rsid w:val="005B5103"/>
    <w:pPr>
      <w:ind w:firstLine="567"/>
    </w:pPr>
    <w:rPr>
      <w:rFonts w:ascii="Play" w:eastAsia="Arial Unicode MS" w:hAnsi="Play" w:cs="Arial Unicode MS"/>
      <w:noProof/>
      <w:sz w:val="24"/>
      <w:szCs w:val="24"/>
    </w:rPr>
  </w:style>
  <w:style w:type="paragraph" w:customStyle="1" w:styleId="TOC3">
    <w:name w:val="TOC 3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0">
    <w:name w:val="toc 3"/>
    <w:basedOn w:val="TOC3"/>
    <w:next w:val="TOC3"/>
    <w:uiPriority w:val="39"/>
    <w:rsid w:val="005B5103"/>
    <w:pPr>
      <w:ind w:firstLine="851"/>
    </w:pPr>
    <w:rPr>
      <w:rFonts w:ascii="Play" w:eastAsia="Arial Unicode MS" w:hAnsi="Play" w:cs="Arial Unicode MS"/>
      <w:noProof/>
      <w:sz w:val="24"/>
      <w:szCs w:val="24"/>
    </w:rPr>
  </w:style>
  <w:style w:type="paragraph" w:customStyle="1" w:styleId="a7">
    <w:name w:val="Τίτλοι_Υποενοτήτων"/>
    <w:pPr>
      <w:spacing w:after="240"/>
      <w:outlineLvl w:val="2"/>
    </w:pPr>
    <w:rPr>
      <w:rFonts w:ascii="Play" w:eastAsia="Play" w:hAnsi="Play" w:cs="Play"/>
      <w:b/>
      <w:bCs/>
      <w:color w:val="000000"/>
      <w:sz w:val="29"/>
      <w:szCs w:val="29"/>
      <w:shd w:val="clear" w:color="auto" w:fill="FFFFFF"/>
      <w14:textOutline w14:w="0" w14:cap="flat" w14:cmpd="sng" w14:algn="ctr">
        <w14:noFill/>
        <w14:prstDash w14:val="solid"/>
        <w14:bevel/>
      </w14:textOutline>
    </w:rPr>
  </w:style>
  <w:style w:type="paragraph" w:styleId="TOC4">
    <w:name w:val="toc 4"/>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8">
    <w:name w:val="Λεζάντα_Εικόνας"/>
    <w:pPr>
      <w:tabs>
        <w:tab w:val="left" w:pos="1150"/>
      </w:tabs>
      <w:jc w:val="both"/>
      <w:outlineLvl w:val="0"/>
    </w:pPr>
    <w:rPr>
      <w:rFonts w:ascii="Play" w:eastAsia="Play" w:hAnsi="Play" w:cs="Play"/>
      <w:b/>
      <w:bCs/>
      <w:caps/>
      <w:color w:val="000000"/>
      <w14:textOutline w14:w="0" w14:cap="flat" w14:cmpd="sng" w14:algn="ctr">
        <w14:noFill/>
        <w14:prstDash w14:val="solid"/>
        <w14:bevel/>
      </w14:textOutline>
    </w:rPr>
  </w:style>
  <w:style w:type="paragraph" w:customStyle="1" w:styleId="TOC12">
    <w:name w:val="TOC 1 γονικό"/>
    <w:next w:val="TOC1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9">
    <w:name w:val="Τίτλος_Πίνακα"/>
    <w:next w:val="a0"/>
    <w:pPr>
      <w:spacing w:before="180" w:after="240"/>
      <w:jc w:val="center"/>
      <w:outlineLvl w:val="0"/>
    </w:pPr>
    <w:rPr>
      <w:rFonts w:ascii="Play" w:eastAsia="Play" w:hAnsi="Play" w:cs="Play"/>
      <w:color w:val="000000"/>
      <w:sz w:val="22"/>
      <w:szCs w:val="22"/>
      <w:u w:color="000000"/>
      <w14:textOutline w14:w="0" w14:cap="flat" w14:cmpd="sng" w14:algn="ctr">
        <w14:noFill/>
        <w14:prstDash w14:val="solid"/>
        <w14:bevel/>
      </w14:textOutline>
    </w:rPr>
  </w:style>
  <w:style w:type="paragraph" w:customStyle="1" w:styleId="TOC11">
    <w:name w:val="TOC 1 γονικό"/>
    <w:next w:val="TOC12"/>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character" w:customStyle="1" w:styleId="aa">
    <w:name w:val="Σύνδεσμος"/>
    <w:rPr>
      <w:u w:val="single"/>
    </w:rPr>
  </w:style>
  <w:style w:type="character" w:customStyle="1" w:styleId="Hyperlink0">
    <w:name w:val="Hyperlink.0"/>
    <w:basedOn w:val="aa"/>
    <w:rPr>
      <w:outline w:val="0"/>
      <w:color w:val="0000FF"/>
      <w:u w:val="single" w:color="0000FF"/>
      <w:lang w:val="en-US"/>
    </w:rPr>
  </w:style>
  <w:style w:type="table" w:styleId="TableGrid">
    <w:name w:val="Table Grid"/>
    <w:basedOn w:val="TableNormal"/>
    <w:uiPriority w:val="39"/>
    <w:rsid w:val="009E57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C8F"/>
    <w:rPr>
      <w:rFonts w:asciiTheme="majorHAnsi" w:eastAsiaTheme="majorEastAsia" w:hAnsiTheme="majorHAnsi" w:cstheme="majorBidi"/>
      <w:color w:val="0079BF" w:themeColor="accent1" w:themeShade="BF"/>
      <w:sz w:val="32"/>
      <w:szCs w:val="32"/>
      <w:lang w:val="en-US" w:eastAsia="en-US"/>
    </w:rPr>
  </w:style>
  <w:style w:type="character" w:customStyle="1" w:styleId="Heading2Char">
    <w:name w:val="Heading 2 Char"/>
    <w:basedOn w:val="DefaultParagraphFont"/>
    <w:link w:val="Heading2"/>
    <w:uiPriority w:val="9"/>
    <w:semiHidden/>
    <w:rsid w:val="00325C8F"/>
    <w:rPr>
      <w:rFonts w:asciiTheme="majorHAnsi" w:eastAsiaTheme="majorEastAsia" w:hAnsiTheme="majorHAnsi" w:cstheme="majorBidi"/>
      <w:color w:val="0079BF" w:themeColor="accent1" w:themeShade="BF"/>
      <w:sz w:val="26"/>
      <w:szCs w:val="26"/>
      <w:lang w:val="en-US" w:eastAsia="en-US"/>
    </w:rPr>
  </w:style>
  <w:style w:type="paragraph" w:styleId="Header">
    <w:name w:val="header"/>
    <w:basedOn w:val="Normal"/>
    <w:link w:val="HeaderChar"/>
    <w:uiPriority w:val="99"/>
    <w:unhideWhenUsed/>
    <w:rsid w:val="0049477E"/>
    <w:pPr>
      <w:tabs>
        <w:tab w:val="center" w:pos="4153"/>
        <w:tab w:val="right" w:pos="8306"/>
      </w:tabs>
    </w:pPr>
  </w:style>
  <w:style w:type="character" w:customStyle="1" w:styleId="HeaderChar">
    <w:name w:val="Header Char"/>
    <w:basedOn w:val="DefaultParagraphFont"/>
    <w:link w:val="Header"/>
    <w:uiPriority w:val="99"/>
    <w:rsid w:val="0049477E"/>
    <w:rPr>
      <w:sz w:val="24"/>
      <w:szCs w:val="24"/>
      <w:lang w:val="en-US" w:eastAsia="en-US"/>
    </w:rPr>
  </w:style>
  <w:style w:type="paragraph" w:styleId="Footer">
    <w:name w:val="footer"/>
    <w:basedOn w:val="Normal"/>
    <w:link w:val="FooterChar"/>
    <w:uiPriority w:val="99"/>
    <w:unhideWhenUsed/>
    <w:rsid w:val="0049477E"/>
    <w:pPr>
      <w:tabs>
        <w:tab w:val="center" w:pos="4153"/>
        <w:tab w:val="right" w:pos="8306"/>
      </w:tabs>
    </w:pPr>
  </w:style>
  <w:style w:type="character" w:customStyle="1" w:styleId="FooterChar">
    <w:name w:val="Footer Char"/>
    <w:basedOn w:val="DefaultParagraphFont"/>
    <w:link w:val="Footer"/>
    <w:uiPriority w:val="99"/>
    <w:rsid w:val="0049477E"/>
    <w:rPr>
      <w:sz w:val="24"/>
      <w:szCs w:val="24"/>
      <w:lang w:val="en-US" w:eastAsia="en-US"/>
    </w:rPr>
  </w:style>
  <w:style w:type="character" w:customStyle="1" w:styleId="Heading3Char">
    <w:name w:val="Heading 3 Char"/>
    <w:basedOn w:val="DefaultParagraphFont"/>
    <w:link w:val="Heading3"/>
    <w:uiPriority w:val="9"/>
    <w:semiHidden/>
    <w:rsid w:val="000779EA"/>
    <w:rPr>
      <w:rFonts w:asciiTheme="majorHAnsi" w:eastAsiaTheme="majorEastAsia" w:hAnsiTheme="majorHAnsi" w:cstheme="majorBidi"/>
      <w:color w:val="00507F" w:themeColor="accent1" w:themeShade="7F"/>
      <w:sz w:val="24"/>
      <w:szCs w:val="24"/>
      <w:lang w:val="en-US" w:eastAsia="en-US"/>
    </w:rPr>
  </w:style>
  <w:style w:type="paragraph" w:styleId="ListParagraph">
    <w:name w:val="List Paragraph"/>
    <w:basedOn w:val="Normal"/>
    <w:uiPriority w:val="34"/>
    <w:qFormat/>
    <w:rsid w:val="009F523A"/>
    <w:pPr>
      <w:ind w:left="720"/>
      <w:contextualSpacing/>
    </w:pPr>
  </w:style>
  <w:style w:type="character" w:styleId="PlaceholderText">
    <w:name w:val="Placeholder Text"/>
    <w:basedOn w:val="DefaultParagraphFont"/>
    <w:uiPriority w:val="99"/>
    <w:semiHidden/>
    <w:rsid w:val="00A513AF"/>
    <w:rPr>
      <w:color w:val="808080"/>
    </w:rPr>
  </w:style>
  <w:style w:type="paragraph" w:styleId="Caption">
    <w:name w:val="caption"/>
    <w:basedOn w:val="Normal"/>
    <w:next w:val="Normal"/>
    <w:uiPriority w:val="35"/>
    <w:unhideWhenUsed/>
    <w:qFormat/>
    <w:rsid w:val="00A66369"/>
    <w:pPr>
      <w:spacing w:after="200"/>
    </w:pPr>
    <w:rPr>
      <w:i/>
      <w:iCs/>
      <w:color w:val="5E5E5E" w:themeColor="text2"/>
      <w:sz w:val="18"/>
      <w:szCs w:val="18"/>
    </w:rPr>
  </w:style>
  <w:style w:type="paragraph" w:styleId="TableofFigures">
    <w:name w:val="table of figures"/>
    <w:basedOn w:val="Normal"/>
    <w:next w:val="Normal"/>
    <w:uiPriority w:val="99"/>
    <w:unhideWhenUsed/>
    <w:rsid w:val="002E3074"/>
  </w:style>
  <w:style w:type="paragraph" w:styleId="TOCHeading">
    <w:name w:val="TOC Heading"/>
    <w:basedOn w:val="Heading1"/>
    <w:next w:val="Normal"/>
    <w:uiPriority w:val="39"/>
    <w:unhideWhenUsed/>
    <w:qFormat/>
    <w:rsid w:val="00AA330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Bibliography">
    <w:name w:val="Bibliography"/>
    <w:basedOn w:val="Normal"/>
    <w:next w:val="Normal"/>
    <w:uiPriority w:val="37"/>
    <w:unhideWhenUsed/>
    <w:rsid w:val="009A1350"/>
    <w:pPr>
      <w:tabs>
        <w:tab w:val="left" w:pos="384"/>
      </w:tabs>
      <w:ind w:left="384" w:hanging="384"/>
    </w:pPr>
  </w:style>
  <w:style w:type="character" w:customStyle="1" w:styleId="hgkelc">
    <w:name w:val="hgkelc"/>
    <w:basedOn w:val="DefaultParagraphFont"/>
    <w:rsid w:val="00DD16A1"/>
  </w:style>
  <w:style w:type="character" w:styleId="CommentReference">
    <w:name w:val="annotation reference"/>
    <w:basedOn w:val="DefaultParagraphFont"/>
    <w:uiPriority w:val="99"/>
    <w:semiHidden/>
    <w:unhideWhenUsed/>
    <w:rsid w:val="00964631"/>
    <w:rPr>
      <w:sz w:val="16"/>
      <w:szCs w:val="16"/>
    </w:rPr>
  </w:style>
  <w:style w:type="paragraph" w:styleId="CommentText">
    <w:name w:val="annotation text"/>
    <w:basedOn w:val="Normal"/>
    <w:link w:val="CommentTextChar"/>
    <w:uiPriority w:val="99"/>
    <w:unhideWhenUsed/>
    <w:rsid w:val="00964631"/>
    <w:rPr>
      <w:sz w:val="20"/>
      <w:szCs w:val="20"/>
    </w:rPr>
  </w:style>
  <w:style w:type="character" w:customStyle="1" w:styleId="CommentTextChar">
    <w:name w:val="Comment Text Char"/>
    <w:basedOn w:val="DefaultParagraphFont"/>
    <w:link w:val="CommentText"/>
    <w:uiPriority w:val="99"/>
    <w:rsid w:val="00964631"/>
    <w:rPr>
      <w:lang w:val="en-US" w:eastAsia="en-US"/>
    </w:rPr>
  </w:style>
  <w:style w:type="paragraph" w:styleId="CommentSubject">
    <w:name w:val="annotation subject"/>
    <w:basedOn w:val="CommentText"/>
    <w:next w:val="CommentText"/>
    <w:link w:val="CommentSubjectChar"/>
    <w:uiPriority w:val="99"/>
    <w:semiHidden/>
    <w:unhideWhenUsed/>
    <w:rsid w:val="00964631"/>
    <w:rPr>
      <w:b/>
      <w:bCs/>
    </w:rPr>
  </w:style>
  <w:style w:type="character" w:customStyle="1" w:styleId="CommentSubjectChar">
    <w:name w:val="Comment Subject Char"/>
    <w:basedOn w:val="CommentTextChar"/>
    <w:link w:val="CommentSubject"/>
    <w:uiPriority w:val="99"/>
    <w:semiHidden/>
    <w:rsid w:val="00964631"/>
    <w:rPr>
      <w:b/>
      <w:bCs/>
      <w:lang w:val="en-US" w:eastAsia="en-US"/>
    </w:rPr>
  </w:style>
  <w:style w:type="paragraph" w:styleId="Revision">
    <w:name w:val="Revision"/>
    <w:hidden/>
    <w:uiPriority w:val="99"/>
    <w:semiHidden/>
    <w:rsid w:val="003A3145"/>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Subtitle">
    <w:name w:val="Subtitle"/>
    <w:basedOn w:val="Normal"/>
    <w:next w:val="Normal"/>
    <w:link w:val="SubtitleChar"/>
    <w:uiPriority w:val="11"/>
    <w:qFormat/>
    <w:rsid w:val="0031147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11478"/>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71881">
      <w:bodyDiv w:val="1"/>
      <w:marLeft w:val="0"/>
      <w:marRight w:val="0"/>
      <w:marTop w:val="0"/>
      <w:marBottom w:val="0"/>
      <w:divBdr>
        <w:top w:val="none" w:sz="0" w:space="0" w:color="auto"/>
        <w:left w:val="none" w:sz="0" w:space="0" w:color="auto"/>
        <w:bottom w:val="none" w:sz="0" w:space="0" w:color="auto"/>
        <w:right w:val="none" w:sz="0" w:space="0" w:color="auto"/>
      </w:divBdr>
    </w:div>
    <w:div w:id="516774000">
      <w:bodyDiv w:val="1"/>
      <w:marLeft w:val="0"/>
      <w:marRight w:val="0"/>
      <w:marTop w:val="0"/>
      <w:marBottom w:val="0"/>
      <w:divBdr>
        <w:top w:val="none" w:sz="0" w:space="0" w:color="auto"/>
        <w:left w:val="none" w:sz="0" w:space="0" w:color="auto"/>
        <w:bottom w:val="none" w:sz="0" w:space="0" w:color="auto"/>
        <w:right w:val="none" w:sz="0" w:space="0" w:color="auto"/>
      </w:divBdr>
      <w:divsChild>
        <w:div w:id="427048588">
          <w:marLeft w:val="0"/>
          <w:marRight w:val="0"/>
          <w:marTop w:val="0"/>
          <w:marBottom w:val="0"/>
          <w:divBdr>
            <w:top w:val="none" w:sz="0" w:space="0" w:color="auto"/>
            <w:left w:val="none" w:sz="0" w:space="0" w:color="auto"/>
            <w:bottom w:val="none" w:sz="0" w:space="0" w:color="auto"/>
            <w:right w:val="none" w:sz="0" w:space="0" w:color="auto"/>
          </w:divBdr>
          <w:divsChild>
            <w:div w:id="3338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4379">
      <w:bodyDiv w:val="1"/>
      <w:marLeft w:val="0"/>
      <w:marRight w:val="0"/>
      <w:marTop w:val="0"/>
      <w:marBottom w:val="0"/>
      <w:divBdr>
        <w:top w:val="none" w:sz="0" w:space="0" w:color="auto"/>
        <w:left w:val="none" w:sz="0" w:space="0" w:color="auto"/>
        <w:bottom w:val="none" w:sz="0" w:space="0" w:color="auto"/>
        <w:right w:val="none" w:sz="0" w:space="0" w:color="auto"/>
      </w:divBdr>
      <w:divsChild>
        <w:div w:id="166100403">
          <w:marLeft w:val="0"/>
          <w:marRight w:val="0"/>
          <w:marTop w:val="0"/>
          <w:marBottom w:val="0"/>
          <w:divBdr>
            <w:top w:val="none" w:sz="0" w:space="0" w:color="auto"/>
            <w:left w:val="none" w:sz="0" w:space="0" w:color="auto"/>
            <w:bottom w:val="none" w:sz="0" w:space="0" w:color="auto"/>
            <w:right w:val="none" w:sz="0" w:space="0" w:color="auto"/>
          </w:divBdr>
          <w:divsChild>
            <w:div w:id="15264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eader" Target="header1.xml"/><Relationship Id="rId26" Type="http://schemas.openxmlformats.org/officeDocument/2006/relationships/header" Target="header7.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header" Target="header2.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nas%20P\Desktop\&#931;&#965;&#947;&#947;&#961;&#945;&#966;&#942;\Brain%20de%20fer%20&#922;&#969;&#957;&#963;&#964;&#945;&#957;&#964;&#943;&#957;&#959;&#962;%20&#928;&#945;&#955;&#941;&#947;&#954;&#945;&#962;.dotx"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lay"/>
        <a:ea typeface="Play"/>
        <a:cs typeface="Play"/>
      </a:majorFont>
      <a:minorFont>
        <a:latin typeface="Play"/>
        <a:ea typeface="Play"/>
        <a:cs typeface="Play"/>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5EB0AC-7A9B-4E34-99E0-E091659D5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Brain de fer Κωνσταντίνος Παλέγκας.dotx</Template>
  <TotalTime>134</TotalTime>
  <Pages>22</Pages>
  <Words>6484</Words>
  <Characters>35017</Characters>
  <Application>Microsoft Office Word</Application>
  <DocSecurity>0</DocSecurity>
  <Lines>291</Lines>
  <Paragraphs>82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Dounas P</dc:creator>
  <cp:lastModifiedBy>DOUnasP NEW HOLLAND</cp:lastModifiedBy>
  <cp:revision>10</cp:revision>
  <cp:lastPrinted>2023-08-29T13:10:00Z</cp:lastPrinted>
  <dcterms:created xsi:type="dcterms:W3CDTF">2023-08-30T16:08:00Z</dcterms:created>
  <dcterms:modified xsi:type="dcterms:W3CDTF">2023-08-30T19:41:00Z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id="MHhhRMdP"/&gt;&lt;style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